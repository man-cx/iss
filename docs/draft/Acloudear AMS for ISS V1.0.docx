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B19B6" w14:textId="465A3358" w:rsidR="0004655A" w:rsidRPr="001A010E" w:rsidRDefault="00AA6680" w:rsidP="001A010E">
      <w:pPr>
        <w:pStyle w:val="Heading5"/>
        <w:spacing w:line="312" w:lineRule="auto"/>
        <w:jc w:val="center"/>
        <w:rPr>
          <w:rFonts w:ascii="Arial" w:eastAsia="Microsoft YaHei" w:hAnsi="Arial" w:cs="Arial"/>
          <w:i w:val="0"/>
          <w:iCs w:val="0"/>
          <w:lang w:eastAsia="zh-CN"/>
        </w:rPr>
      </w:pPr>
      <w:r w:rsidRPr="001A010E">
        <w:rPr>
          <w:rFonts w:ascii="Arial" w:eastAsia="Microsoft YaHei" w:hAnsi="Arial" w:cs="Arial"/>
          <w:i w:val="0"/>
          <w:iCs w:val="0"/>
        </w:rPr>
        <w:t>SAP</w:t>
      </w:r>
      <w:r w:rsidR="006D0A73" w:rsidRPr="001A010E">
        <w:rPr>
          <w:rFonts w:ascii="Arial" w:eastAsia="Microsoft YaHei" w:hAnsi="Arial" w:cs="Arial"/>
          <w:i w:val="0"/>
          <w:iCs w:val="0"/>
        </w:rPr>
        <w:t xml:space="preserve"> </w:t>
      </w:r>
      <w:r w:rsidR="006D0A73" w:rsidRPr="001A010E">
        <w:rPr>
          <w:rFonts w:ascii="Arial" w:eastAsia="Microsoft YaHei" w:hAnsi="Arial" w:cs="Arial"/>
          <w:i w:val="0"/>
          <w:iCs w:val="0"/>
          <w:lang w:eastAsia="zh-CN"/>
        </w:rPr>
        <w:t xml:space="preserve">Cloud </w:t>
      </w:r>
      <w:proofErr w:type="gramStart"/>
      <w:r w:rsidR="006D0A73" w:rsidRPr="001A010E">
        <w:rPr>
          <w:rFonts w:ascii="Arial" w:eastAsia="Microsoft YaHei" w:hAnsi="Arial" w:cs="Arial"/>
          <w:i w:val="0"/>
          <w:iCs w:val="0"/>
          <w:lang w:eastAsia="zh-CN"/>
        </w:rPr>
        <w:t xml:space="preserve">Solutions </w:t>
      </w:r>
      <w:r w:rsidRPr="001A010E">
        <w:rPr>
          <w:rFonts w:ascii="Arial" w:eastAsia="Microsoft YaHei" w:hAnsi="Arial" w:cs="Arial"/>
          <w:i w:val="0"/>
          <w:iCs w:val="0"/>
          <w:position w:val="9"/>
          <w:sz w:val="10"/>
          <w:szCs w:val="10"/>
          <w:vertAlign w:val="superscript"/>
        </w:rPr>
        <w:t xml:space="preserve"> </w:t>
      </w:r>
      <w:r w:rsidRPr="001A010E">
        <w:rPr>
          <w:rFonts w:ascii="Arial" w:eastAsia="Microsoft YaHei" w:hAnsi="Arial" w:cs="Arial"/>
          <w:i w:val="0"/>
          <w:iCs w:val="0"/>
        </w:rPr>
        <w:t>Support</w:t>
      </w:r>
      <w:proofErr w:type="gramEnd"/>
      <w:r w:rsidRPr="001A010E">
        <w:rPr>
          <w:rFonts w:ascii="Arial" w:eastAsia="Microsoft YaHei" w:hAnsi="Arial" w:cs="Arial"/>
          <w:i w:val="0"/>
          <w:iCs w:val="0"/>
        </w:rPr>
        <w:t xml:space="preserve"> Service Agreement</w:t>
      </w:r>
    </w:p>
    <w:p w14:paraId="15A91AB5" w14:textId="77777777" w:rsidR="008F2D0B" w:rsidRDefault="008F2D0B" w:rsidP="001A010E">
      <w:pPr>
        <w:spacing w:line="312" w:lineRule="auto"/>
        <w:jc w:val="both"/>
        <w:rPr>
          <w:rFonts w:ascii="Arial" w:eastAsia="Microsoft YaHei" w:hAnsi="Arial" w:cs="Arial" w:hint="eastAsia"/>
          <w:color w:val="000000"/>
          <w:spacing w:val="1"/>
          <w:sz w:val="18"/>
          <w:szCs w:val="18"/>
        </w:rPr>
      </w:pPr>
    </w:p>
    <w:p w14:paraId="1569EE33" w14:textId="7B8FBB1B" w:rsidR="008F2D0B" w:rsidRPr="005C3B90" w:rsidRDefault="008F2D0B" w:rsidP="008F2D0B">
      <w:pPr>
        <w:pStyle w:val="SAPContractBody"/>
        <w:rPr>
          <w:rFonts w:ascii="Arial" w:eastAsia="Microsoft YaHei" w:hAnsi="Arial"/>
          <w:color w:val="000000"/>
          <w:sz w:val="20"/>
          <w:szCs w:val="20"/>
          <w:lang w:eastAsia="zh-CN"/>
        </w:rPr>
      </w:pPr>
      <w:r w:rsidRPr="005C3B90">
        <w:rPr>
          <w:rFonts w:ascii="Arial" w:eastAsia="Microsoft YaHei" w:hAnsi="Arial"/>
          <w:color w:val="000000"/>
          <w:sz w:val="20"/>
          <w:szCs w:val="20"/>
          <w:lang w:eastAsia="zh-CN"/>
        </w:rPr>
        <w:t xml:space="preserve">This </w:t>
      </w:r>
      <w:r>
        <w:rPr>
          <w:rFonts w:ascii="Arial" w:eastAsia="Microsoft YaHei" w:hAnsi="Arial" w:hint="eastAsia"/>
          <w:color w:val="000000"/>
          <w:sz w:val="20"/>
          <w:szCs w:val="20"/>
          <w:lang w:eastAsia="zh-CN"/>
        </w:rPr>
        <w:t>Support Service Agreement</w:t>
      </w:r>
      <w:r w:rsidRPr="005C3B90">
        <w:rPr>
          <w:rFonts w:ascii="Arial" w:eastAsia="Microsoft YaHei" w:hAnsi="Arial"/>
          <w:color w:val="000000"/>
          <w:sz w:val="20"/>
          <w:szCs w:val="20"/>
          <w:lang w:eastAsia="zh-CN"/>
        </w:rPr>
        <w:t xml:space="preserve"> is entered into by and between </w:t>
      </w:r>
      <w:proofErr w:type="spellStart"/>
      <w:r w:rsidRPr="005C3B90">
        <w:rPr>
          <w:rFonts w:ascii="Arial" w:eastAsia="Microsoft YaHei" w:hAnsi="Arial"/>
          <w:b/>
          <w:bCs/>
          <w:color w:val="000000"/>
          <w:sz w:val="20"/>
          <w:szCs w:val="20"/>
          <w:lang w:eastAsia="zh-CN"/>
        </w:rPr>
        <w:t>Acloudear</w:t>
      </w:r>
      <w:proofErr w:type="spellEnd"/>
      <w:r w:rsidRPr="005C3B90">
        <w:rPr>
          <w:rFonts w:ascii="Arial" w:eastAsia="Microsoft YaHei" w:hAnsi="Arial"/>
          <w:b/>
          <w:bCs/>
          <w:color w:val="000000"/>
          <w:sz w:val="20"/>
          <w:szCs w:val="20"/>
          <w:lang w:eastAsia="zh-CN"/>
        </w:rPr>
        <w:t xml:space="preserve"> Information Technology Co., Ltd. ("</w:t>
      </w:r>
      <w:proofErr w:type="spellStart"/>
      <w:r w:rsidRPr="005C3B90">
        <w:rPr>
          <w:rFonts w:ascii="Arial" w:eastAsia="Microsoft YaHei" w:hAnsi="Arial"/>
          <w:b/>
          <w:bCs/>
          <w:color w:val="000000"/>
          <w:sz w:val="20"/>
          <w:szCs w:val="20"/>
          <w:lang w:eastAsia="zh-CN"/>
        </w:rPr>
        <w:t>Acloudear</w:t>
      </w:r>
      <w:proofErr w:type="spellEnd"/>
      <w:r w:rsidRPr="005C3B90">
        <w:rPr>
          <w:rFonts w:ascii="Arial" w:eastAsia="Microsoft YaHei" w:hAnsi="Arial"/>
          <w:b/>
          <w:bCs/>
          <w:color w:val="000000"/>
          <w:sz w:val="20"/>
          <w:szCs w:val="20"/>
          <w:lang w:eastAsia="zh-CN"/>
        </w:rPr>
        <w:t>")</w:t>
      </w:r>
      <w:r w:rsidRPr="005C3B90">
        <w:rPr>
          <w:rFonts w:ascii="Arial" w:eastAsia="Microsoft YaHei" w:hAnsi="Arial"/>
          <w:color w:val="000000"/>
          <w:sz w:val="20"/>
          <w:szCs w:val="20"/>
          <w:lang w:eastAsia="zh-CN"/>
        </w:rPr>
        <w:t xml:space="preserve"> and </w:t>
      </w:r>
      <w:r w:rsidRPr="005C3B90">
        <w:rPr>
          <w:rFonts w:ascii="Arial" w:eastAsia="Microsoft YaHei" w:hAnsi="Arial"/>
          <w:b/>
          <w:bCs/>
          <w:color w:val="000000"/>
          <w:sz w:val="20"/>
          <w:szCs w:val="20"/>
          <w:lang w:eastAsia="zh-CN"/>
        </w:rPr>
        <w:t xml:space="preserve">ISS DATA PTE.LTD. </w:t>
      </w:r>
      <w:r w:rsidRPr="005C3B90">
        <w:rPr>
          <w:rFonts w:ascii="Arial" w:eastAsia="Microsoft YaHei" w:hAnsi="Arial"/>
          <w:color w:val="000000"/>
          <w:sz w:val="20"/>
          <w:szCs w:val="20"/>
          <w:lang w:eastAsia="zh-CN"/>
        </w:rPr>
        <w:t>("</w:t>
      </w:r>
      <w:r w:rsidRPr="005C3B90">
        <w:rPr>
          <w:rFonts w:ascii="Arial" w:eastAsia="Microsoft YaHei" w:hAnsi="Arial"/>
          <w:b/>
          <w:bCs/>
          <w:color w:val="000000"/>
          <w:sz w:val="20"/>
          <w:szCs w:val="20"/>
          <w:lang w:eastAsia="zh-CN"/>
        </w:rPr>
        <w:t>ISS</w:t>
      </w:r>
      <w:r w:rsidRPr="005C3B90">
        <w:rPr>
          <w:rFonts w:ascii="Arial" w:eastAsia="Microsoft YaHei" w:hAnsi="Arial"/>
          <w:color w:val="000000"/>
          <w:sz w:val="20"/>
          <w:szCs w:val="20"/>
          <w:lang w:eastAsia="zh-CN"/>
        </w:rPr>
        <w:t xml:space="preserve">"). </w:t>
      </w:r>
      <w:proofErr w:type="spellStart"/>
      <w:r w:rsidRPr="005C3B90">
        <w:rPr>
          <w:rFonts w:ascii="Arial" w:eastAsia="Microsoft YaHei" w:hAnsi="Arial"/>
          <w:color w:val="000000"/>
          <w:sz w:val="20"/>
          <w:szCs w:val="20"/>
          <w:lang w:eastAsia="zh-CN"/>
        </w:rPr>
        <w:t>Acloudear</w:t>
      </w:r>
      <w:proofErr w:type="spellEnd"/>
      <w:r w:rsidRPr="005C3B90">
        <w:rPr>
          <w:rFonts w:ascii="Arial" w:eastAsia="Microsoft YaHei" w:hAnsi="Arial"/>
          <w:color w:val="000000"/>
          <w:sz w:val="20"/>
          <w:szCs w:val="20"/>
          <w:lang w:eastAsia="zh-CN"/>
        </w:rPr>
        <w:t xml:space="preserve"> is engaged by ISS as a subcontractor to provide SAP S/4HANA Cloud</w:t>
      </w:r>
      <w:r>
        <w:rPr>
          <w:rFonts w:ascii="Arial" w:eastAsia="Microsoft YaHei" w:hAnsi="Arial" w:hint="eastAsia"/>
          <w:color w:val="000000"/>
          <w:sz w:val="20"/>
          <w:szCs w:val="20"/>
          <w:lang w:eastAsia="zh-CN"/>
        </w:rPr>
        <w:t xml:space="preserve"> Solutions Support</w:t>
      </w:r>
      <w:r w:rsidRPr="005C3B90">
        <w:rPr>
          <w:rFonts w:ascii="Arial" w:eastAsia="Microsoft YaHei" w:hAnsi="Arial"/>
          <w:color w:val="000000"/>
          <w:sz w:val="20"/>
          <w:szCs w:val="20"/>
          <w:lang w:eastAsia="zh-CN"/>
        </w:rPr>
        <w:t xml:space="preserve"> ("</w:t>
      </w:r>
      <w:r w:rsidRPr="005C3B90">
        <w:rPr>
          <w:rFonts w:ascii="Arial" w:eastAsia="Microsoft YaHei" w:hAnsi="Arial"/>
          <w:b/>
          <w:bCs/>
          <w:color w:val="000000"/>
          <w:sz w:val="20"/>
          <w:szCs w:val="20"/>
          <w:lang w:eastAsia="zh-CN"/>
        </w:rPr>
        <w:t>S4HC</w:t>
      </w:r>
      <w:r w:rsidRPr="005C3B90">
        <w:rPr>
          <w:rFonts w:ascii="Arial" w:eastAsia="Microsoft YaHei" w:hAnsi="Arial"/>
          <w:color w:val="000000"/>
          <w:sz w:val="20"/>
          <w:szCs w:val="20"/>
          <w:lang w:eastAsia="zh-CN"/>
        </w:rPr>
        <w:t xml:space="preserve">") </w:t>
      </w:r>
      <w:r>
        <w:rPr>
          <w:rFonts w:ascii="Arial" w:eastAsia="Microsoft YaHei" w:hAnsi="Arial" w:hint="eastAsia"/>
          <w:color w:val="000000"/>
          <w:sz w:val="20"/>
          <w:szCs w:val="20"/>
          <w:lang w:eastAsia="zh-CN"/>
        </w:rPr>
        <w:t>service</w:t>
      </w:r>
      <w:r w:rsidRPr="005C3B90">
        <w:rPr>
          <w:rFonts w:ascii="Arial" w:eastAsia="Microsoft YaHei" w:hAnsi="Arial"/>
          <w:color w:val="000000"/>
          <w:sz w:val="20"/>
          <w:szCs w:val="20"/>
          <w:lang w:eastAsia="zh-CN"/>
        </w:rPr>
        <w:t xml:space="preserve"> in support of </w:t>
      </w:r>
      <w:r w:rsidRPr="005C3B90">
        <w:rPr>
          <w:rFonts w:ascii="Arial" w:eastAsia="Microsoft YaHei" w:hAnsi="Arial"/>
          <w:b/>
          <w:bCs/>
          <w:color w:val="000000"/>
          <w:sz w:val="20"/>
          <w:szCs w:val="20"/>
          <w:lang w:eastAsia="zh-CN"/>
        </w:rPr>
        <w:t>ISS</w:t>
      </w:r>
      <w:r w:rsidRPr="005C3B90">
        <w:rPr>
          <w:rFonts w:ascii="Arial" w:eastAsia="Microsoft YaHei" w:hAnsi="Arial"/>
          <w:color w:val="000000"/>
          <w:sz w:val="20"/>
          <w:szCs w:val="20"/>
          <w:lang w:eastAsia="zh-CN"/>
        </w:rPr>
        <w:t xml:space="preserve">’s contractual obligations to the end customer </w:t>
      </w:r>
      <w:r w:rsidRPr="005C3B90">
        <w:rPr>
          <w:rFonts w:ascii="Arial" w:eastAsia="Microsoft YaHei" w:hAnsi="Arial"/>
          <w:b/>
          <w:bCs/>
          <w:color w:val="000000"/>
          <w:sz w:val="20"/>
          <w:szCs w:val="20"/>
          <w:lang w:eastAsia="zh-CN"/>
        </w:rPr>
        <w:t>HOME CONTROL SINGAPORE PTE. LTD (</w:t>
      </w:r>
      <w:r w:rsidRPr="005C3B90">
        <w:rPr>
          <w:rFonts w:ascii="Arial" w:eastAsia="Microsoft YaHei" w:hAnsi="Arial"/>
          <w:color w:val="000000"/>
          <w:sz w:val="20"/>
          <w:szCs w:val="20"/>
          <w:lang w:eastAsia="zh-CN"/>
        </w:rPr>
        <w:t>“</w:t>
      </w:r>
      <w:r w:rsidRPr="005C3B90">
        <w:rPr>
          <w:rFonts w:ascii="Arial" w:eastAsia="Microsoft YaHei" w:hAnsi="Arial"/>
          <w:b/>
          <w:bCs/>
          <w:color w:val="000000"/>
          <w:sz w:val="20"/>
          <w:szCs w:val="20"/>
          <w:lang w:eastAsia="zh-CN"/>
        </w:rPr>
        <w:t>Customer</w:t>
      </w:r>
      <w:r w:rsidRPr="005C3B90">
        <w:rPr>
          <w:rFonts w:ascii="Arial" w:eastAsia="Microsoft YaHei" w:hAnsi="Arial"/>
          <w:color w:val="000000"/>
          <w:sz w:val="20"/>
          <w:szCs w:val="20"/>
          <w:lang w:eastAsia="zh-CN"/>
        </w:rPr>
        <w:t>”</w:t>
      </w:r>
      <w:r w:rsidRPr="005C3B90">
        <w:rPr>
          <w:rFonts w:ascii="Arial" w:eastAsia="Microsoft YaHei" w:hAnsi="Arial"/>
          <w:b/>
          <w:bCs/>
          <w:color w:val="000000"/>
          <w:sz w:val="20"/>
          <w:szCs w:val="20"/>
          <w:lang w:eastAsia="zh-CN"/>
        </w:rPr>
        <w:t>).</w:t>
      </w:r>
    </w:p>
    <w:p w14:paraId="247772D9" w14:textId="77777777" w:rsidR="008F2D0B" w:rsidRPr="001A010E" w:rsidRDefault="008F2D0B" w:rsidP="001A010E">
      <w:pPr>
        <w:spacing w:line="312" w:lineRule="auto"/>
        <w:jc w:val="both"/>
        <w:rPr>
          <w:rFonts w:ascii="Arial" w:eastAsia="Microsoft YaHei" w:hAnsi="Arial" w:cs="Arial" w:hint="eastAsia"/>
          <w:b/>
          <w:bCs/>
          <w:sz w:val="18"/>
          <w:szCs w:val="18"/>
        </w:rPr>
      </w:pPr>
    </w:p>
    <w:p w14:paraId="018176E5" w14:textId="77777777" w:rsidR="0004655A" w:rsidRPr="001A010E" w:rsidRDefault="0004655A" w:rsidP="001A010E">
      <w:pPr>
        <w:spacing w:line="312" w:lineRule="auto"/>
        <w:rPr>
          <w:rFonts w:ascii="Arial" w:eastAsia="Microsoft YaHei" w:hAnsi="Arial" w:cs="Arial"/>
          <w:bCs/>
          <w:color w:val="000000"/>
          <w:sz w:val="18"/>
          <w:szCs w:val="18"/>
        </w:rPr>
      </w:pPr>
    </w:p>
    <w:p w14:paraId="44B2F37B" w14:textId="06D230F1" w:rsidR="0004655A" w:rsidRPr="001A010E" w:rsidRDefault="00273D10" w:rsidP="001A010E">
      <w:pPr>
        <w:spacing w:line="312" w:lineRule="auto"/>
        <w:rPr>
          <w:rFonts w:ascii="Arial" w:eastAsia="Microsoft YaHei" w:hAnsi="Arial" w:cs="Arial"/>
          <w:bCs/>
          <w:color w:val="000000"/>
          <w:sz w:val="18"/>
          <w:szCs w:val="18"/>
        </w:rPr>
      </w:pPr>
      <w:r w:rsidRPr="001A010E">
        <w:rPr>
          <w:rFonts w:ascii="Arial" w:eastAsia="Microsoft YaHei" w:hAnsi="Arial" w:cs="Arial"/>
          <w:bCs/>
          <w:color w:val="000000"/>
          <w:sz w:val="18"/>
          <w:szCs w:val="18"/>
        </w:rPr>
        <w:t>。</w:t>
      </w:r>
    </w:p>
    <w:p w14:paraId="07ACF0E2" w14:textId="48AC3989" w:rsidR="005A7D3B" w:rsidRPr="001A010E" w:rsidRDefault="005A7D3B" w:rsidP="001A010E">
      <w:pPr>
        <w:pStyle w:val="ListParagraph"/>
        <w:numPr>
          <w:ilvl w:val="0"/>
          <w:numId w:val="3"/>
        </w:numPr>
        <w:spacing w:line="312" w:lineRule="auto"/>
        <w:rPr>
          <w:rFonts w:ascii="Arial" w:eastAsia="Microsoft YaHei" w:hAnsi="Arial" w:cs="Arial"/>
          <w:b/>
          <w:color w:val="000000"/>
          <w:sz w:val="18"/>
          <w:szCs w:val="18"/>
        </w:rPr>
      </w:pPr>
      <w:r w:rsidRPr="001A010E">
        <w:rPr>
          <w:rFonts w:ascii="Arial" w:eastAsia="Microsoft YaHei" w:hAnsi="Arial" w:cs="Arial"/>
          <w:b/>
          <w:color w:val="000000"/>
          <w:sz w:val="18"/>
          <w:szCs w:val="18"/>
        </w:rPr>
        <w:t xml:space="preserve">About the Support </w:t>
      </w:r>
      <w:r w:rsidR="00B53F09" w:rsidRPr="001A010E">
        <w:rPr>
          <w:rFonts w:ascii="Arial" w:eastAsia="Microsoft YaHei" w:hAnsi="Arial" w:cs="Arial"/>
          <w:b/>
          <w:color w:val="000000"/>
          <w:sz w:val="18"/>
          <w:szCs w:val="18"/>
        </w:rPr>
        <w:t>Content</w:t>
      </w:r>
      <w:r w:rsidRPr="001A010E">
        <w:rPr>
          <w:rFonts w:ascii="Arial" w:eastAsia="Microsoft YaHei" w:hAnsi="Arial" w:cs="Arial"/>
          <w:b/>
          <w:color w:val="000000"/>
          <w:sz w:val="18"/>
          <w:szCs w:val="18"/>
        </w:rPr>
        <w:t xml:space="preserve"> </w:t>
      </w:r>
    </w:p>
    <w:tbl>
      <w:tblPr>
        <w:tblW w:w="9214" w:type="dxa"/>
        <w:tblInd w:w="-10" w:type="dxa"/>
        <w:tblLayout w:type="fixed"/>
        <w:tblCellMar>
          <w:left w:w="0" w:type="dxa"/>
          <w:right w:w="0" w:type="dxa"/>
        </w:tblCellMar>
        <w:tblLook w:val="04A0" w:firstRow="1" w:lastRow="0" w:firstColumn="1" w:lastColumn="0" w:noHBand="0" w:noVBand="1"/>
      </w:tblPr>
      <w:tblGrid>
        <w:gridCol w:w="2127"/>
        <w:gridCol w:w="7087"/>
      </w:tblGrid>
      <w:tr w:rsidR="00D22847" w:rsidRPr="001A010E" w14:paraId="1BF71BC8" w14:textId="77777777" w:rsidTr="00AB77F4">
        <w:trPr>
          <w:trHeight w:val="336"/>
        </w:trPr>
        <w:tc>
          <w:tcPr>
            <w:tcW w:w="9214" w:type="dxa"/>
            <w:gridSpan w:val="2"/>
            <w:tcBorders>
              <w:top w:val="single" w:sz="8" w:space="0" w:color="auto"/>
              <w:left w:val="single" w:sz="8" w:space="0" w:color="auto"/>
              <w:bottom w:val="single" w:sz="8" w:space="0" w:color="auto"/>
              <w:right w:val="single" w:sz="8" w:space="0" w:color="000000"/>
            </w:tcBorders>
            <w:shd w:val="clear" w:color="auto" w:fill="FFFF99"/>
            <w:noWrap/>
            <w:tcMar>
              <w:top w:w="0" w:type="dxa"/>
              <w:left w:w="108" w:type="dxa"/>
              <w:bottom w:w="0" w:type="dxa"/>
              <w:right w:w="108" w:type="dxa"/>
            </w:tcMar>
            <w:vAlign w:val="bottom"/>
            <w:hideMark/>
          </w:tcPr>
          <w:p w14:paraId="0EC7A44F" w14:textId="3FB0243C" w:rsidR="00D22847" w:rsidRPr="001A010E" w:rsidRDefault="00D22847" w:rsidP="001A010E">
            <w:pPr>
              <w:pStyle w:val="Default"/>
              <w:spacing w:line="312" w:lineRule="auto"/>
              <w:rPr>
                <w:rFonts w:eastAsia="Microsoft YaHei"/>
                <w:color w:val="auto"/>
                <w:sz w:val="18"/>
                <w:szCs w:val="18"/>
              </w:rPr>
            </w:pPr>
            <w:r w:rsidRPr="001A010E">
              <w:rPr>
                <w:rFonts w:eastAsia="Microsoft YaHei"/>
                <w:color w:val="auto"/>
                <w:sz w:val="18"/>
                <w:szCs w:val="18"/>
                <w:lang w:val="en-GB"/>
              </w:rPr>
              <w:t>Support Service content</w:t>
            </w:r>
          </w:p>
        </w:tc>
      </w:tr>
      <w:tr w:rsidR="00D22847" w:rsidRPr="001A010E" w14:paraId="22400080" w14:textId="77777777" w:rsidTr="00AB77F4">
        <w:trPr>
          <w:trHeight w:val="300"/>
        </w:trPr>
        <w:tc>
          <w:tcPr>
            <w:tcW w:w="2127"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1F17A28" w14:textId="09FF1231" w:rsidR="00D22847" w:rsidRPr="001A010E" w:rsidRDefault="00D22847" w:rsidP="001A010E">
            <w:pPr>
              <w:pStyle w:val="Default"/>
              <w:spacing w:line="312" w:lineRule="auto"/>
              <w:rPr>
                <w:rFonts w:eastAsia="Microsoft YaHei"/>
                <w:color w:val="auto"/>
                <w:sz w:val="18"/>
                <w:szCs w:val="18"/>
                <w:lang w:val="en-GB"/>
              </w:rPr>
            </w:pPr>
            <w:proofErr w:type="gramStart"/>
            <w:r w:rsidRPr="001A010E">
              <w:rPr>
                <w:rFonts w:eastAsia="Microsoft YaHei"/>
                <w:color w:val="auto"/>
                <w:sz w:val="18"/>
                <w:szCs w:val="18"/>
                <w:lang w:val="en-GB"/>
              </w:rPr>
              <w:t>Level-1</w:t>
            </w:r>
            <w:proofErr w:type="gramEnd"/>
          </w:p>
        </w:tc>
        <w:tc>
          <w:tcPr>
            <w:tcW w:w="7087" w:type="dxa"/>
            <w:tcBorders>
              <w:top w:val="nil"/>
              <w:left w:val="nil"/>
              <w:bottom w:val="single" w:sz="8" w:space="0" w:color="auto"/>
              <w:right w:val="single" w:sz="8" w:space="0" w:color="000000"/>
            </w:tcBorders>
            <w:noWrap/>
            <w:tcMar>
              <w:top w:w="0" w:type="dxa"/>
              <w:left w:w="108" w:type="dxa"/>
              <w:bottom w:w="0" w:type="dxa"/>
              <w:right w:w="108" w:type="dxa"/>
            </w:tcMar>
            <w:vAlign w:val="bottom"/>
            <w:hideMark/>
          </w:tcPr>
          <w:p w14:paraId="0320F412" w14:textId="444B3ED6"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xml:space="preserve">First Line support service </w:t>
            </w:r>
          </w:p>
        </w:tc>
      </w:tr>
      <w:tr w:rsidR="00D22847" w:rsidRPr="001A010E" w14:paraId="71CA3C88" w14:textId="77777777" w:rsidTr="00AB77F4">
        <w:trPr>
          <w:trHeight w:val="300"/>
        </w:trPr>
        <w:tc>
          <w:tcPr>
            <w:tcW w:w="2127"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0C5FFD8E"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nil"/>
              <w:bottom w:val="single" w:sz="8" w:space="0" w:color="auto"/>
              <w:right w:val="single" w:sz="8" w:space="0" w:color="000000"/>
            </w:tcBorders>
            <w:noWrap/>
            <w:tcMar>
              <w:top w:w="0" w:type="dxa"/>
              <w:left w:w="108" w:type="dxa"/>
              <w:bottom w:w="0" w:type="dxa"/>
              <w:right w:w="108" w:type="dxa"/>
            </w:tcMar>
            <w:vAlign w:val="bottom"/>
          </w:tcPr>
          <w:p w14:paraId="5B233C39" w14:textId="09315309"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Respond to Incidents* submitted via email or phone</w:t>
            </w:r>
          </w:p>
        </w:tc>
      </w:tr>
      <w:tr w:rsidR="00D22847" w:rsidRPr="001A010E" w14:paraId="588493AF" w14:textId="77777777" w:rsidTr="00AB77F4">
        <w:trPr>
          <w:trHeight w:val="300"/>
        </w:trPr>
        <w:tc>
          <w:tcPr>
            <w:tcW w:w="2127"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768127D6"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nil"/>
              <w:bottom w:val="single" w:sz="8" w:space="0" w:color="auto"/>
              <w:right w:val="single" w:sz="8" w:space="0" w:color="000000"/>
            </w:tcBorders>
            <w:noWrap/>
            <w:tcMar>
              <w:top w:w="0" w:type="dxa"/>
              <w:left w:w="108" w:type="dxa"/>
              <w:bottom w:w="0" w:type="dxa"/>
              <w:right w:w="108" w:type="dxa"/>
            </w:tcMar>
          </w:tcPr>
          <w:p w14:paraId="28296E98" w14:textId="19B328CF"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Review and resolve incidents</w:t>
            </w:r>
          </w:p>
        </w:tc>
      </w:tr>
      <w:tr w:rsidR="00D22847" w:rsidRPr="001A010E" w14:paraId="6474CF56" w14:textId="77777777" w:rsidTr="00AB77F4">
        <w:trPr>
          <w:trHeight w:val="300"/>
        </w:trPr>
        <w:tc>
          <w:tcPr>
            <w:tcW w:w="2127"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712291F0" w14:textId="3D24538A" w:rsidR="00D22847" w:rsidRPr="001A010E" w:rsidRDefault="00D22847" w:rsidP="001A010E">
            <w:pPr>
              <w:pStyle w:val="Default"/>
              <w:spacing w:line="312" w:lineRule="auto"/>
              <w:rPr>
                <w:rFonts w:eastAsia="Microsoft YaHei"/>
                <w:color w:val="auto"/>
                <w:sz w:val="18"/>
                <w:szCs w:val="18"/>
                <w:lang w:val="en-GB"/>
              </w:rPr>
            </w:pPr>
            <w:proofErr w:type="gramStart"/>
            <w:r w:rsidRPr="001A010E">
              <w:rPr>
                <w:rFonts w:eastAsia="Microsoft YaHei"/>
                <w:color w:val="auto"/>
                <w:sz w:val="18"/>
                <w:szCs w:val="18"/>
                <w:lang w:val="en-GB"/>
              </w:rPr>
              <w:t>Level-2</w:t>
            </w:r>
            <w:proofErr w:type="gramEnd"/>
          </w:p>
        </w:tc>
        <w:tc>
          <w:tcPr>
            <w:tcW w:w="7087" w:type="dxa"/>
            <w:tcBorders>
              <w:top w:val="nil"/>
              <w:left w:val="nil"/>
              <w:bottom w:val="single" w:sz="8" w:space="0" w:color="auto"/>
              <w:right w:val="single" w:sz="8" w:space="0" w:color="000000"/>
            </w:tcBorders>
            <w:noWrap/>
            <w:tcMar>
              <w:top w:w="0" w:type="dxa"/>
              <w:left w:w="108" w:type="dxa"/>
              <w:bottom w:w="0" w:type="dxa"/>
              <w:right w:w="108" w:type="dxa"/>
            </w:tcMar>
          </w:tcPr>
          <w:p w14:paraId="47BACDC5" w14:textId="636AF7D9"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Second Line Support Service</w:t>
            </w:r>
          </w:p>
        </w:tc>
      </w:tr>
      <w:tr w:rsidR="00D22847" w:rsidRPr="001A010E" w14:paraId="05C507F6"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hideMark/>
          </w:tcPr>
          <w:p w14:paraId="70430F19"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14:paraId="442CCD19" w14:textId="37E7E93E"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Configuration Management</w:t>
            </w:r>
          </w:p>
        </w:tc>
      </w:tr>
      <w:tr w:rsidR="00D22847" w:rsidRPr="001A010E" w14:paraId="025E004C"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72CF0D9B"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07E54A3F" w14:textId="72E9BF95"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Change Management</w:t>
            </w:r>
          </w:p>
        </w:tc>
      </w:tr>
      <w:tr w:rsidR="00D22847" w:rsidRPr="001A010E" w14:paraId="00581EE8"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6B3E19EE"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667DBA11" w14:textId="0C67A1D5"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Data Management</w:t>
            </w:r>
          </w:p>
        </w:tc>
      </w:tr>
      <w:tr w:rsidR="00D22847" w:rsidRPr="001A010E" w14:paraId="21ABEDA5"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4FA66001"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5CAADB4D" w14:textId="1A92BB45"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UAT Testing and Deployment</w:t>
            </w:r>
          </w:p>
        </w:tc>
      </w:tr>
      <w:tr w:rsidR="00D22847" w:rsidRPr="001A010E" w14:paraId="450D2E0D"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5BC89028"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5219DBAC" w14:textId="7FEF4E10"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Upgrading testing per upgrade</w:t>
            </w:r>
          </w:p>
        </w:tc>
      </w:tr>
      <w:tr w:rsidR="00D22847" w:rsidRPr="001A010E" w14:paraId="39540930"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25AC7706"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29BFACC7" w14:textId="1417DCFB"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System health Check Management</w:t>
            </w:r>
          </w:p>
        </w:tc>
      </w:tr>
      <w:tr w:rsidR="00D22847" w:rsidRPr="001A010E" w14:paraId="5DF34D0F" w14:textId="77777777" w:rsidTr="00AB77F4">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67F1476F"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0E153086" w14:textId="7F495079"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Release and Usage management</w:t>
            </w:r>
          </w:p>
        </w:tc>
      </w:tr>
      <w:tr w:rsidR="00D22847" w:rsidRPr="001A010E" w14:paraId="7E26667A" w14:textId="77777777" w:rsidTr="00D811C1">
        <w:trPr>
          <w:trHeight w:val="300"/>
        </w:trPr>
        <w:tc>
          <w:tcPr>
            <w:tcW w:w="2127" w:type="dxa"/>
            <w:tcBorders>
              <w:top w:val="nil"/>
              <w:left w:val="single" w:sz="8" w:space="0" w:color="auto"/>
              <w:bottom w:val="single" w:sz="8" w:space="0" w:color="auto"/>
              <w:right w:val="nil"/>
            </w:tcBorders>
            <w:noWrap/>
            <w:tcMar>
              <w:top w:w="0" w:type="dxa"/>
              <w:left w:w="108" w:type="dxa"/>
              <w:bottom w:w="0" w:type="dxa"/>
              <w:right w:w="108" w:type="dxa"/>
            </w:tcMar>
            <w:vAlign w:val="bottom"/>
          </w:tcPr>
          <w:p w14:paraId="20C165C0" w14:textId="77777777" w:rsidR="00D22847" w:rsidRPr="001A010E" w:rsidRDefault="00D22847" w:rsidP="001A010E">
            <w:pPr>
              <w:pStyle w:val="Default"/>
              <w:spacing w:line="312" w:lineRule="auto"/>
              <w:rPr>
                <w:rFonts w:eastAsia="Microsoft YaHei"/>
                <w:color w:val="auto"/>
                <w:sz w:val="18"/>
                <w:szCs w:val="18"/>
                <w:lang w:val="en-GB"/>
              </w:rPr>
            </w:pPr>
          </w:p>
        </w:tc>
        <w:tc>
          <w:tcPr>
            <w:tcW w:w="7087" w:type="dxa"/>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36693BC3" w14:textId="41A6C4C7" w:rsidR="00D22847" w:rsidRPr="001A010E" w:rsidRDefault="00D22847" w:rsidP="001A010E">
            <w:pPr>
              <w:pStyle w:val="Default"/>
              <w:spacing w:line="312" w:lineRule="auto"/>
              <w:rPr>
                <w:rFonts w:eastAsia="Microsoft YaHei"/>
                <w:color w:val="auto"/>
                <w:sz w:val="18"/>
                <w:szCs w:val="18"/>
                <w:lang w:val="en-GB"/>
              </w:rPr>
            </w:pPr>
            <w:r w:rsidRPr="001A010E">
              <w:rPr>
                <w:rFonts w:eastAsia="Microsoft YaHei"/>
                <w:color w:val="auto"/>
                <w:sz w:val="18"/>
                <w:szCs w:val="18"/>
                <w:lang w:val="en-GB"/>
              </w:rPr>
              <w:t>-  User Training</w:t>
            </w:r>
          </w:p>
        </w:tc>
      </w:tr>
      <w:tr w:rsidR="00D811C1" w:rsidRPr="001A010E" w14:paraId="5D24C6A1" w14:textId="77777777" w:rsidTr="00D811C1">
        <w:trPr>
          <w:trHeight w:val="300"/>
        </w:trPr>
        <w:tc>
          <w:tcPr>
            <w:tcW w:w="2127" w:type="dxa"/>
            <w:tcBorders>
              <w:top w:val="single" w:sz="8" w:space="0" w:color="auto"/>
              <w:left w:val="single" w:sz="8" w:space="0" w:color="auto"/>
              <w:bottom w:val="single" w:sz="8" w:space="0" w:color="auto"/>
              <w:right w:val="nil"/>
            </w:tcBorders>
            <w:noWrap/>
            <w:tcMar>
              <w:top w:w="0" w:type="dxa"/>
              <w:left w:w="108" w:type="dxa"/>
              <w:bottom w:w="0" w:type="dxa"/>
              <w:right w:w="108" w:type="dxa"/>
            </w:tcMar>
            <w:vAlign w:val="bottom"/>
          </w:tcPr>
          <w:p w14:paraId="7F7B17EF" w14:textId="77777777" w:rsidR="00D811C1" w:rsidRPr="001A010E" w:rsidRDefault="00D811C1" w:rsidP="001A010E">
            <w:pPr>
              <w:pStyle w:val="Default"/>
              <w:spacing w:line="312" w:lineRule="auto"/>
              <w:rPr>
                <w:rFonts w:eastAsia="Microsoft YaHei"/>
                <w:color w:val="auto"/>
                <w:sz w:val="18"/>
                <w:szCs w:val="18"/>
                <w:lang w:val="en-GB"/>
              </w:rPr>
            </w:pPr>
          </w:p>
        </w:tc>
        <w:tc>
          <w:tcPr>
            <w:tcW w:w="7087" w:type="dxa"/>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bottom"/>
          </w:tcPr>
          <w:p w14:paraId="3052376B" w14:textId="22E6E243" w:rsidR="00D811C1" w:rsidRPr="00D811C1" w:rsidRDefault="00D811C1" w:rsidP="00D811C1">
            <w:pPr>
              <w:pStyle w:val="Default"/>
              <w:rPr>
                <w:rFonts w:ascii="Microsoft YaHei" w:eastAsia="Microsoft YaHei" w:hAnsi="Microsoft YaHei" w:cs="Times New Roman" w:hint="eastAsia"/>
                <w:color w:val="auto"/>
                <w:sz w:val="20"/>
                <w:szCs w:val="20"/>
                <w:lang w:val="en-GB"/>
              </w:rPr>
            </w:pPr>
            <w:r w:rsidRPr="001A010E">
              <w:rPr>
                <w:rFonts w:eastAsia="Microsoft YaHei"/>
                <w:color w:val="auto"/>
                <w:sz w:val="18"/>
                <w:szCs w:val="18"/>
                <w:lang w:val="en-GB"/>
              </w:rPr>
              <w:t xml:space="preserve">-  </w:t>
            </w:r>
            <w:r>
              <w:rPr>
                <w:rFonts w:eastAsia="Microsoft YaHei" w:hint="eastAsia"/>
                <w:color w:val="auto"/>
                <w:sz w:val="18"/>
                <w:szCs w:val="18"/>
                <w:lang w:val="en-GB"/>
              </w:rPr>
              <w:t>Completed Development Service</w:t>
            </w:r>
          </w:p>
        </w:tc>
      </w:tr>
    </w:tbl>
    <w:p w14:paraId="693614A5" w14:textId="4CE53822" w:rsidR="00C45640" w:rsidRDefault="00C45640" w:rsidP="001A010E">
      <w:pPr>
        <w:pStyle w:val="12"/>
        <w:numPr>
          <w:ilvl w:val="0"/>
          <w:numId w:val="19"/>
        </w:numPr>
        <w:spacing w:line="312" w:lineRule="auto"/>
        <w:ind w:left="426" w:hanging="426"/>
        <w:rPr>
          <w:rFonts w:ascii="Arial" w:eastAsia="Microsoft YaHei" w:hAnsi="Arial" w:cs="Arial"/>
          <w:color w:val="000000"/>
          <w:sz w:val="18"/>
          <w:szCs w:val="18"/>
        </w:rPr>
      </w:pPr>
      <w:r w:rsidRPr="001A010E">
        <w:rPr>
          <w:rFonts w:ascii="Arial" w:eastAsia="Microsoft YaHei" w:hAnsi="Arial" w:cs="Arial"/>
          <w:color w:val="000000"/>
          <w:sz w:val="18"/>
          <w:szCs w:val="18"/>
        </w:rPr>
        <w:t>Documents and matters that need to be confirmed during the</w:t>
      </w:r>
      <w:r w:rsidR="00B53F09" w:rsidRPr="001A010E">
        <w:rPr>
          <w:rFonts w:ascii="Arial" w:eastAsia="Microsoft YaHei" w:hAnsi="Arial" w:cs="Arial"/>
          <w:color w:val="000000"/>
          <w:sz w:val="18"/>
          <w:szCs w:val="18"/>
        </w:rPr>
        <w:t xml:space="preserve"> support service</w:t>
      </w:r>
      <w:r w:rsidR="003C567A" w:rsidRPr="001A010E">
        <w:rPr>
          <w:rFonts w:ascii="Arial" w:eastAsia="Microsoft YaHei" w:hAnsi="Arial" w:cs="Arial"/>
          <w:color w:val="000000"/>
          <w:sz w:val="18"/>
          <w:szCs w:val="18"/>
        </w:rPr>
        <w:t xml:space="preserve"> </w:t>
      </w:r>
      <w:r w:rsidRPr="001A010E">
        <w:rPr>
          <w:rFonts w:ascii="Arial" w:eastAsia="Microsoft YaHei" w:hAnsi="Arial" w:cs="Arial"/>
          <w:color w:val="000000"/>
          <w:sz w:val="18"/>
          <w:szCs w:val="18"/>
        </w:rPr>
        <w:t>of this project must be confirmed in writing by both parties</w:t>
      </w:r>
    </w:p>
    <w:p w14:paraId="4E86E89D" w14:textId="71323DD4" w:rsidR="00D811C1" w:rsidRPr="001A010E" w:rsidRDefault="00D811C1" w:rsidP="001A010E">
      <w:pPr>
        <w:pStyle w:val="12"/>
        <w:numPr>
          <w:ilvl w:val="0"/>
          <w:numId w:val="19"/>
        </w:numPr>
        <w:spacing w:line="312" w:lineRule="auto"/>
        <w:ind w:left="426" w:hanging="426"/>
        <w:rPr>
          <w:rFonts w:ascii="Arial" w:eastAsia="Microsoft YaHei" w:hAnsi="Arial" w:cs="Arial"/>
          <w:color w:val="000000"/>
          <w:sz w:val="18"/>
          <w:szCs w:val="18"/>
        </w:rPr>
      </w:pPr>
      <w:r>
        <w:rPr>
          <w:rFonts w:ascii="Arial" w:eastAsia="Microsoft YaHei" w:hAnsi="Arial" w:cs="Arial" w:hint="eastAsia"/>
          <w:color w:val="000000"/>
          <w:sz w:val="18"/>
          <w:szCs w:val="18"/>
        </w:rPr>
        <w:t>N</w:t>
      </w:r>
      <w:r w:rsidRPr="00D811C1">
        <w:rPr>
          <w:rFonts w:ascii="Arial" w:eastAsia="Microsoft YaHei" w:hAnsi="Arial" w:cs="Arial"/>
          <w:color w:val="000000"/>
          <w:sz w:val="18"/>
          <w:szCs w:val="18"/>
        </w:rPr>
        <w:t>ew business process development changes will incur additional charges.</w:t>
      </w:r>
    </w:p>
    <w:p w14:paraId="6BF71B13" w14:textId="5E31685C" w:rsidR="00C45640" w:rsidRPr="001A010E" w:rsidRDefault="005A7D3B" w:rsidP="001A010E">
      <w:pPr>
        <w:pStyle w:val="12"/>
        <w:numPr>
          <w:ilvl w:val="0"/>
          <w:numId w:val="19"/>
        </w:numPr>
        <w:spacing w:line="312" w:lineRule="auto"/>
        <w:ind w:left="426" w:hanging="426"/>
        <w:rPr>
          <w:rFonts w:ascii="Arial" w:eastAsia="Microsoft YaHei" w:hAnsi="Arial" w:cs="Arial"/>
          <w:color w:val="000000"/>
          <w:sz w:val="18"/>
          <w:szCs w:val="18"/>
        </w:rPr>
      </w:pPr>
      <w:r w:rsidRPr="001A010E">
        <w:rPr>
          <w:rFonts w:ascii="Arial" w:eastAsia="Microsoft YaHei" w:hAnsi="Arial" w:cs="Arial"/>
          <w:color w:val="000000"/>
          <w:sz w:val="18"/>
          <w:szCs w:val="18"/>
        </w:rPr>
        <w:t>The above work is delivered remotely.</w:t>
      </w:r>
    </w:p>
    <w:p w14:paraId="2FC7177C" w14:textId="32432091" w:rsidR="005D13CA" w:rsidRPr="001A010E" w:rsidRDefault="005D13CA" w:rsidP="001A010E">
      <w:pPr>
        <w:spacing w:line="312" w:lineRule="auto"/>
        <w:rPr>
          <w:rFonts w:ascii="Arial" w:eastAsia="Microsoft YaHei" w:hAnsi="Arial" w:cs="Arial"/>
          <w:b/>
          <w:bCs/>
          <w:color w:val="000000"/>
          <w:sz w:val="18"/>
          <w:szCs w:val="18"/>
        </w:rPr>
      </w:pPr>
      <w:r w:rsidRPr="001A010E">
        <w:rPr>
          <w:rFonts w:ascii="Arial" w:eastAsia="Microsoft YaHei" w:hAnsi="Arial" w:cs="Arial"/>
          <w:b/>
          <w:bCs/>
          <w:sz w:val="18"/>
          <w:szCs w:val="18"/>
        </w:rPr>
        <w:t>1.2</w:t>
      </w:r>
      <w:r w:rsidR="00CB4379" w:rsidRPr="001A010E">
        <w:rPr>
          <w:rFonts w:ascii="Arial" w:eastAsia="Microsoft YaHei" w:hAnsi="Arial" w:cs="Arial"/>
          <w:b/>
          <w:bCs/>
          <w:sz w:val="18"/>
          <w:szCs w:val="18"/>
        </w:rPr>
        <w:t>1</w:t>
      </w:r>
      <w:r w:rsidRPr="001A010E">
        <w:rPr>
          <w:rFonts w:ascii="Arial" w:eastAsia="Microsoft YaHei" w:hAnsi="Arial" w:cs="Arial"/>
          <w:b/>
          <w:bCs/>
          <w:sz w:val="18"/>
          <w:szCs w:val="18"/>
        </w:rPr>
        <w:t xml:space="preserve"> Support process</w:t>
      </w:r>
    </w:p>
    <w:p w14:paraId="03DCC026" w14:textId="77777777" w:rsidR="005D13CA" w:rsidRPr="001A010E" w:rsidRDefault="005D13CA" w:rsidP="001A010E">
      <w:pPr>
        <w:pStyle w:val="Default"/>
        <w:spacing w:afterLines="50" w:after="120" w:line="312" w:lineRule="auto"/>
        <w:outlineLvl w:val="0"/>
        <w:rPr>
          <w:rFonts w:eastAsia="Microsoft YaHei"/>
          <w:b/>
          <w:bCs/>
          <w:sz w:val="18"/>
          <w:szCs w:val="18"/>
        </w:rPr>
      </w:pPr>
      <w:r w:rsidRPr="001A010E">
        <w:rPr>
          <w:rFonts w:eastAsia="Microsoft YaHei"/>
          <w:noProof/>
        </w:rPr>
        <w:lastRenderedPageBreak/>
        <w:drawing>
          <wp:inline distT="0" distB="0" distL="0" distR="0" wp14:anchorId="67B3949A" wp14:editId="6F58BA2C">
            <wp:extent cx="5948045" cy="2766695"/>
            <wp:effectExtent l="0" t="0" r="0" b="1905"/>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57087" cy="2771211"/>
                    </a:xfrm>
                    <a:prstGeom prst="rect">
                      <a:avLst/>
                    </a:prstGeom>
                    <a:noFill/>
                    <a:ln>
                      <a:noFill/>
                    </a:ln>
                  </pic:spPr>
                </pic:pic>
              </a:graphicData>
            </a:graphic>
          </wp:inline>
        </w:drawing>
      </w:r>
    </w:p>
    <w:p w14:paraId="46C42BF3" w14:textId="77777777" w:rsidR="005D13CA" w:rsidRPr="001A010E" w:rsidRDefault="005D13CA" w:rsidP="001A010E">
      <w:pPr>
        <w:pStyle w:val="Default"/>
        <w:spacing w:afterLines="50" w:after="120" w:line="312" w:lineRule="auto"/>
        <w:outlineLvl w:val="0"/>
        <w:rPr>
          <w:rFonts w:eastAsia="Microsoft YaHei"/>
          <w:sz w:val="18"/>
          <w:szCs w:val="18"/>
        </w:rPr>
      </w:pPr>
    </w:p>
    <w:p w14:paraId="6ED6E151" w14:textId="17DC275E"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 xml:space="preserve">Support Window </w:t>
      </w:r>
    </w:p>
    <w:p w14:paraId="35021834" w14:textId="7E669F06" w:rsidR="005D13CA" w:rsidRPr="001A010E" w:rsidRDefault="005141AF" w:rsidP="001A010E">
      <w:pPr>
        <w:pStyle w:val="12"/>
        <w:numPr>
          <w:ilvl w:val="0"/>
          <w:numId w:val="19"/>
        </w:numPr>
        <w:spacing w:line="312" w:lineRule="auto"/>
        <w:ind w:left="426" w:hanging="426"/>
        <w:rPr>
          <w:rFonts w:ascii="Arial" w:eastAsia="Microsoft YaHei" w:hAnsi="Arial" w:cs="Arial"/>
          <w:color w:val="000000"/>
          <w:sz w:val="18"/>
          <w:szCs w:val="18"/>
        </w:rPr>
      </w:pPr>
      <w:proofErr w:type="spellStart"/>
      <w:r w:rsidRPr="001A010E">
        <w:rPr>
          <w:rFonts w:ascii="Arial" w:eastAsia="Microsoft YaHei" w:hAnsi="Arial" w:cs="Arial"/>
          <w:color w:val="000000"/>
          <w:sz w:val="18"/>
          <w:szCs w:val="18"/>
        </w:rPr>
        <w:t>Acloudear</w:t>
      </w:r>
      <w:proofErr w:type="spellEnd"/>
      <w:r w:rsidR="005D13CA" w:rsidRPr="001A010E">
        <w:rPr>
          <w:rFonts w:ascii="Arial" w:eastAsia="Microsoft YaHei" w:hAnsi="Arial" w:cs="Arial"/>
          <w:color w:val="000000"/>
          <w:sz w:val="18"/>
          <w:szCs w:val="18"/>
        </w:rPr>
        <w:t xml:space="preserve">:  Monday – Friday, 9:30 AM – 5:30 PM, Local Public Holidays Excluded      </w:t>
      </w:r>
    </w:p>
    <w:p w14:paraId="2C675610" w14:textId="31EBF3A4"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 xml:space="preserve">Support Locations and Supported Regions&amp; Language </w:t>
      </w:r>
    </w:p>
    <w:p w14:paraId="0887AB76" w14:textId="77777777" w:rsidR="00FF4D99" w:rsidRDefault="005D13CA" w:rsidP="001A010E">
      <w:pPr>
        <w:pStyle w:val="Default"/>
        <w:numPr>
          <w:ilvl w:val="0"/>
          <w:numId w:val="5"/>
        </w:numPr>
        <w:spacing w:afterLines="50" w:after="120" w:line="312" w:lineRule="auto"/>
        <w:rPr>
          <w:rFonts w:eastAsia="Microsoft YaHei"/>
          <w:sz w:val="18"/>
          <w:szCs w:val="18"/>
        </w:rPr>
      </w:pPr>
      <w:r w:rsidRPr="001A010E">
        <w:rPr>
          <w:rFonts w:eastAsia="Microsoft YaHei"/>
          <w:sz w:val="18"/>
          <w:szCs w:val="18"/>
        </w:rPr>
        <w:t xml:space="preserve">English </w:t>
      </w:r>
    </w:p>
    <w:p w14:paraId="027C9A6F" w14:textId="5F67B46C" w:rsidR="005D13CA" w:rsidRPr="001A010E" w:rsidRDefault="00FF4D99" w:rsidP="001A010E">
      <w:pPr>
        <w:pStyle w:val="Default"/>
        <w:numPr>
          <w:ilvl w:val="0"/>
          <w:numId w:val="5"/>
        </w:numPr>
        <w:spacing w:afterLines="50" w:after="120" w:line="312" w:lineRule="auto"/>
        <w:rPr>
          <w:rFonts w:eastAsia="Microsoft YaHei"/>
          <w:sz w:val="18"/>
          <w:szCs w:val="18"/>
        </w:rPr>
      </w:pPr>
      <w:r>
        <w:rPr>
          <w:rFonts w:eastAsia="Microsoft YaHei" w:hint="eastAsia"/>
          <w:sz w:val="18"/>
          <w:szCs w:val="18"/>
        </w:rPr>
        <w:t>Chinese</w:t>
      </w:r>
      <w:r>
        <w:rPr>
          <w:rFonts w:eastAsia="Microsoft YaHei"/>
          <w:sz w:val="18"/>
          <w:szCs w:val="18"/>
        </w:rPr>
        <w:br/>
      </w:r>
    </w:p>
    <w:p w14:paraId="013D4136" w14:textId="77777777" w:rsidR="005D13CA" w:rsidRPr="001A010E" w:rsidRDefault="005D13CA" w:rsidP="001A010E">
      <w:pPr>
        <w:pStyle w:val="Default"/>
        <w:spacing w:afterLines="50" w:after="120" w:line="312" w:lineRule="auto"/>
        <w:outlineLvl w:val="0"/>
        <w:rPr>
          <w:rFonts w:eastAsia="Microsoft YaHei"/>
          <w:b/>
          <w:bCs/>
          <w:sz w:val="18"/>
          <w:szCs w:val="18"/>
        </w:rPr>
      </w:pPr>
      <w:r w:rsidRPr="001A010E">
        <w:rPr>
          <w:rFonts w:eastAsia="Microsoft YaHei"/>
          <w:b/>
          <w:bCs/>
          <w:sz w:val="18"/>
          <w:szCs w:val="18"/>
        </w:rPr>
        <w:t xml:space="preserve">Support Level </w:t>
      </w:r>
      <w:proofErr w:type="gramStart"/>
      <w:r w:rsidRPr="001A010E">
        <w:rPr>
          <w:rFonts w:eastAsia="Microsoft YaHei"/>
          <w:b/>
          <w:bCs/>
          <w:sz w:val="18"/>
          <w:szCs w:val="18"/>
        </w:rPr>
        <w:t>Agreement(</w:t>
      </w:r>
      <w:proofErr w:type="gramEnd"/>
      <w:r w:rsidRPr="001A010E">
        <w:rPr>
          <w:rFonts w:eastAsia="Microsoft YaHei"/>
          <w:b/>
          <w:bCs/>
          <w:sz w:val="18"/>
          <w:szCs w:val="18"/>
        </w:rPr>
        <w:t>SLA) for Incidents*</w:t>
      </w:r>
    </w:p>
    <w:tbl>
      <w:tblPr>
        <w:tblW w:w="9467" w:type="dxa"/>
        <w:tblCellMar>
          <w:left w:w="0" w:type="dxa"/>
          <w:right w:w="0" w:type="dxa"/>
        </w:tblCellMar>
        <w:tblLook w:val="04A0" w:firstRow="1" w:lastRow="0" w:firstColumn="1" w:lastColumn="0" w:noHBand="0" w:noVBand="1"/>
      </w:tblPr>
      <w:tblGrid>
        <w:gridCol w:w="1812"/>
        <w:gridCol w:w="1985"/>
        <w:gridCol w:w="1843"/>
        <w:gridCol w:w="3827"/>
      </w:tblGrid>
      <w:tr w:rsidR="005D13CA" w:rsidRPr="001A010E" w14:paraId="07F92B64" w14:textId="77777777" w:rsidTr="00A07F11">
        <w:trPr>
          <w:trHeight w:val="790"/>
        </w:trPr>
        <w:tc>
          <w:tcPr>
            <w:tcW w:w="1812" w:type="dxa"/>
            <w:tcBorders>
              <w:top w:val="single" w:sz="8" w:space="0" w:color="404040"/>
              <w:left w:val="single" w:sz="8" w:space="0" w:color="404040"/>
              <w:bottom w:val="single" w:sz="8" w:space="0" w:color="404040"/>
              <w:right w:val="single" w:sz="8" w:space="0" w:color="404040"/>
            </w:tcBorders>
            <w:shd w:val="clear" w:color="auto" w:fill="6073B3"/>
            <w:tcMar>
              <w:top w:w="15" w:type="dxa"/>
              <w:left w:w="108" w:type="dxa"/>
              <w:bottom w:w="0" w:type="dxa"/>
              <w:right w:w="108" w:type="dxa"/>
            </w:tcMar>
            <w:vAlign w:val="center"/>
          </w:tcPr>
          <w:p w14:paraId="25FB6088" w14:textId="267415A9"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Incidents priority level</w:t>
            </w:r>
          </w:p>
        </w:tc>
        <w:tc>
          <w:tcPr>
            <w:tcW w:w="1985" w:type="dxa"/>
            <w:tcBorders>
              <w:top w:val="single" w:sz="8" w:space="0" w:color="404040"/>
              <w:left w:val="single" w:sz="8" w:space="0" w:color="404040"/>
              <w:bottom w:val="single" w:sz="8" w:space="0" w:color="404040"/>
              <w:right w:val="single" w:sz="8" w:space="0" w:color="404040"/>
            </w:tcBorders>
            <w:shd w:val="clear" w:color="auto" w:fill="6073B3"/>
            <w:tcMar>
              <w:top w:w="15" w:type="dxa"/>
              <w:left w:w="108" w:type="dxa"/>
              <w:bottom w:w="0" w:type="dxa"/>
              <w:right w:w="108" w:type="dxa"/>
            </w:tcMar>
          </w:tcPr>
          <w:p w14:paraId="37B2F673" w14:textId="4E6FB821"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time to respond</w:t>
            </w:r>
          </w:p>
        </w:tc>
        <w:tc>
          <w:tcPr>
            <w:tcW w:w="1843" w:type="dxa"/>
            <w:tcBorders>
              <w:top w:val="single" w:sz="8" w:space="0" w:color="404040"/>
              <w:left w:val="single" w:sz="8" w:space="0" w:color="404040"/>
              <w:bottom w:val="single" w:sz="8" w:space="0" w:color="404040"/>
              <w:right w:val="single" w:sz="8" w:space="0" w:color="404040"/>
            </w:tcBorders>
            <w:shd w:val="clear" w:color="auto" w:fill="6073B3"/>
            <w:tcMar>
              <w:top w:w="15" w:type="dxa"/>
              <w:left w:w="108" w:type="dxa"/>
              <w:bottom w:w="0" w:type="dxa"/>
              <w:right w:w="108" w:type="dxa"/>
            </w:tcMar>
          </w:tcPr>
          <w:p w14:paraId="51E82F3E" w14:textId="77777777"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Time suggested in first proposal</w:t>
            </w:r>
          </w:p>
        </w:tc>
        <w:tc>
          <w:tcPr>
            <w:tcW w:w="3827" w:type="dxa"/>
            <w:tcBorders>
              <w:top w:val="single" w:sz="8" w:space="0" w:color="404040"/>
              <w:left w:val="single" w:sz="8" w:space="0" w:color="404040"/>
              <w:bottom w:val="single" w:sz="8" w:space="0" w:color="404040"/>
              <w:right w:val="single" w:sz="8" w:space="0" w:color="404040"/>
            </w:tcBorders>
            <w:shd w:val="clear" w:color="auto" w:fill="6073B3"/>
            <w:tcMar>
              <w:top w:w="15" w:type="dxa"/>
              <w:left w:w="108" w:type="dxa"/>
              <w:bottom w:w="0" w:type="dxa"/>
              <w:right w:w="108" w:type="dxa"/>
            </w:tcMar>
          </w:tcPr>
          <w:p w14:paraId="53694141" w14:textId="2EF7AB9F"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close time</w:t>
            </w:r>
          </w:p>
        </w:tc>
      </w:tr>
      <w:tr w:rsidR="005D13CA" w:rsidRPr="001A010E" w14:paraId="713C94F5" w14:textId="77777777" w:rsidTr="00A07F11">
        <w:trPr>
          <w:trHeight w:val="588"/>
        </w:trPr>
        <w:tc>
          <w:tcPr>
            <w:tcW w:w="1812"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vAlign w:val="center"/>
          </w:tcPr>
          <w:p w14:paraId="7D024775" w14:textId="35FEB6F5"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1</w:t>
            </w:r>
            <w:r w:rsidRPr="001A010E">
              <w:rPr>
                <w:rFonts w:eastAsia="Microsoft YaHei"/>
                <w:b/>
                <w:bCs/>
                <w:sz w:val="18"/>
                <w:szCs w:val="18"/>
              </w:rPr>
              <w:t>、</w:t>
            </w:r>
            <w:r w:rsidRPr="001A010E">
              <w:rPr>
                <w:rFonts w:eastAsia="Microsoft YaHei"/>
                <w:b/>
                <w:bCs/>
                <w:sz w:val="18"/>
                <w:szCs w:val="18"/>
              </w:rPr>
              <w:t>Critical</w:t>
            </w:r>
          </w:p>
        </w:tc>
        <w:tc>
          <w:tcPr>
            <w:tcW w:w="1985"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5B7C532E" w14:textId="78BECB92"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1 hour</w:t>
            </w:r>
          </w:p>
        </w:tc>
        <w:tc>
          <w:tcPr>
            <w:tcW w:w="1843"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4B8FF955" w14:textId="276D4E1B" w:rsidR="005D13CA" w:rsidRPr="001A010E" w:rsidRDefault="00491B8B" w:rsidP="001A010E">
            <w:pPr>
              <w:pStyle w:val="Default"/>
              <w:spacing w:afterLines="50" w:after="120" w:line="312" w:lineRule="auto"/>
              <w:outlineLvl w:val="0"/>
              <w:rPr>
                <w:rFonts w:eastAsia="Microsoft YaHei"/>
                <w:sz w:val="18"/>
                <w:szCs w:val="18"/>
              </w:rPr>
            </w:pPr>
            <w:r w:rsidRPr="001A010E">
              <w:rPr>
                <w:rFonts w:eastAsia="Microsoft YaHei"/>
                <w:sz w:val="18"/>
                <w:szCs w:val="18"/>
              </w:rPr>
              <w:t>8</w:t>
            </w:r>
            <w:r w:rsidR="005D13CA" w:rsidRPr="001A010E">
              <w:rPr>
                <w:rFonts w:eastAsia="Microsoft YaHei"/>
                <w:sz w:val="18"/>
                <w:szCs w:val="18"/>
              </w:rPr>
              <w:t>hours</w:t>
            </w:r>
          </w:p>
        </w:tc>
        <w:tc>
          <w:tcPr>
            <w:tcW w:w="3827" w:type="dxa"/>
            <w:vMerge w:val="restart"/>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241914B8" w14:textId="77777777"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If the proposal is proposed for full 7 days and the client does not give verification conclusion to the proposal, it is deemed that the client has accepted the proposal and the status will be changed to be closed.</w:t>
            </w:r>
          </w:p>
        </w:tc>
      </w:tr>
      <w:tr w:rsidR="005D13CA" w:rsidRPr="001A010E" w14:paraId="267157A3" w14:textId="77777777" w:rsidTr="00A07F11">
        <w:trPr>
          <w:trHeight w:val="588"/>
        </w:trPr>
        <w:tc>
          <w:tcPr>
            <w:tcW w:w="1812"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vAlign w:val="center"/>
          </w:tcPr>
          <w:p w14:paraId="3C2B6B19" w14:textId="1145B906"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2</w:t>
            </w:r>
            <w:r w:rsidRPr="001A010E">
              <w:rPr>
                <w:rFonts w:eastAsia="Microsoft YaHei"/>
                <w:b/>
                <w:bCs/>
                <w:sz w:val="18"/>
                <w:szCs w:val="18"/>
              </w:rPr>
              <w:t>、</w:t>
            </w:r>
            <w:r w:rsidRPr="001A010E">
              <w:rPr>
                <w:rFonts w:eastAsia="Microsoft YaHei"/>
                <w:b/>
                <w:bCs/>
                <w:sz w:val="18"/>
                <w:szCs w:val="18"/>
              </w:rPr>
              <w:t>High</w:t>
            </w:r>
          </w:p>
        </w:tc>
        <w:tc>
          <w:tcPr>
            <w:tcW w:w="1985"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68B86DBB" w14:textId="0C855E32"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3 hours</w:t>
            </w:r>
          </w:p>
        </w:tc>
        <w:tc>
          <w:tcPr>
            <w:tcW w:w="1843"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06567C00" w14:textId="5D87FFB0" w:rsidR="005D13CA" w:rsidRPr="001A010E" w:rsidRDefault="00D1292E" w:rsidP="001A010E">
            <w:pPr>
              <w:pStyle w:val="Default"/>
              <w:spacing w:afterLines="50" w:after="120" w:line="312" w:lineRule="auto"/>
              <w:outlineLvl w:val="0"/>
              <w:rPr>
                <w:rFonts w:eastAsia="Microsoft YaHei"/>
                <w:sz w:val="18"/>
                <w:szCs w:val="18"/>
              </w:rPr>
            </w:pPr>
            <w:r w:rsidRPr="001A010E">
              <w:rPr>
                <w:rFonts w:eastAsia="Microsoft YaHei"/>
                <w:sz w:val="18"/>
                <w:szCs w:val="18"/>
              </w:rPr>
              <w:t>48</w:t>
            </w:r>
            <w:r w:rsidR="005D13CA" w:rsidRPr="001A010E">
              <w:rPr>
                <w:rFonts w:eastAsia="Microsoft YaHei"/>
                <w:sz w:val="18"/>
                <w:szCs w:val="18"/>
              </w:rPr>
              <w:t xml:space="preserve"> hours</w:t>
            </w:r>
          </w:p>
        </w:tc>
        <w:tc>
          <w:tcPr>
            <w:tcW w:w="3827" w:type="dxa"/>
            <w:vMerge/>
            <w:tcBorders>
              <w:top w:val="single" w:sz="8" w:space="0" w:color="404040"/>
              <w:left w:val="single" w:sz="8" w:space="0" w:color="404040"/>
              <w:bottom w:val="single" w:sz="8" w:space="0" w:color="404040"/>
              <w:right w:val="single" w:sz="8" w:space="0" w:color="404040"/>
            </w:tcBorders>
            <w:vAlign w:val="center"/>
          </w:tcPr>
          <w:p w14:paraId="3EDFB00A" w14:textId="77777777" w:rsidR="005D13CA" w:rsidRPr="001A010E" w:rsidRDefault="005D13CA" w:rsidP="001A010E">
            <w:pPr>
              <w:pStyle w:val="Default"/>
              <w:spacing w:afterLines="50" w:after="120" w:line="312" w:lineRule="auto"/>
              <w:outlineLvl w:val="0"/>
              <w:rPr>
                <w:rFonts w:eastAsia="Microsoft YaHei"/>
                <w:sz w:val="18"/>
                <w:szCs w:val="18"/>
              </w:rPr>
            </w:pPr>
          </w:p>
        </w:tc>
      </w:tr>
      <w:tr w:rsidR="005D13CA" w:rsidRPr="001A010E" w14:paraId="42EF3B57" w14:textId="77777777" w:rsidTr="00A07F11">
        <w:trPr>
          <w:trHeight w:val="588"/>
        </w:trPr>
        <w:tc>
          <w:tcPr>
            <w:tcW w:w="1812"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vAlign w:val="center"/>
          </w:tcPr>
          <w:p w14:paraId="653BC02F" w14:textId="07FCA838"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3</w:t>
            </w:r>
            <w:r w:rsidRPr="001A010E">
              <w:rPr>
                <w:rFonts w:eastAsia="Microsoft YaHei"/>
                <w:b/>
                <w:bCs/>
                <w:sz w:val="18"/>
                <w:szCs w:val="18"/>
              </w:rPr>
              <w:t>、</w:t>
            </w:r>
            <w:r w:rsidRPr="001A010E">
              <w:rPr>
                <w:rFonts w:eastAsia="Microsoft YaHei"/>
                <w:b/>
                <w:bCs/>
                <w:sz w:val="18"/>
                <w:szCs w:val="18"/>
              </w:rPr>
              <w:t>Medium</w:t>
            </w:r>
          </w:p>
        </w:tc>
        <w:tc>
          <w:tcPr>
            <w:tcW w:w="1985"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4048BF37" w14:textId="23B25C23"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4 hours</w:t>
            </w:r>
          </w:p>
        </w:tc>
        <w:tc>
          <w:tcPr>
            <w:tcW w:w="1843"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41DC6949" w14:textId="0F2EAFB9" w:rsidR="005D13CA" w:rsidRPr="001A010E" w:rsidRDefault="00D1292E" w:rsidP="001A010E">
            <w:pPr>
              <w:pStyle w:val="Default"/>
              <w:spacing w:afterLines="50" w:after="120" w:line="312" w:lineRule="auto"/>
              <w:outlineLvl w:val="0"/>
              <w:rPr>
                <w:rFonts w:eastAsia="Microsoft YaHei"/>
                <w:sz w:val="18"/>
                <w:szCs w:val="18"/>
              </w:rPr>
            </w:pPr>
            <w:r w:rsidRPr="001A010E">
              <w:rPr>
                <w:rFonts w:eastAsia="Microsoft YaHei"/>
                <w:sz w:val="18"/>
                <w:szCs w:val="18"/>
              </w:rPr>
              <w:t>112</w:t>
            </w:r>
            <w:r w:rsidR="005D13CA" w:rsidRPr="001A010E">
              <w:rPr>
                <w:rFonts w:eastAsia="Microsoft YaHei"/>
                <w:sz w:val="18"/>
                <w:szCs w:val="18"/>
              </w:rPr>
              <w:t xml:space="preserve"> hours</w:t>
            </w:r>
          </w:p>
        </w:tc>
        <w:tc>
          <w:tcPr>
            <w:tcW w:w="3827" w:type="dxa"/>
            <w:vMerge/>
            <w:tcBorders>
              <w:top w:val="single" w:sz="8" w:space="0" w:color="404040"/>
              <w:left w:val="single" w:sz="8" w:space="0" w:color="404040"/>
              <w:bottom w:val="single" w:sz="8" w:space="0" w:color="404040"/>
              <w:right w:val="single" w:sz="8" w:space="0" w:color="404040"/>
            </w:tcBorders>
            <w:vAlign w:val="center"/>
          </w:tcPr>
          <w:p w14:paraId="3FBFFA39" w14:textId="77777777" w:rsidR="005D13CA" w:rsidRPr="001A010E" w:rsidRDefault="005D13CA" w:rsidP="001A010E">
            <w:pPr>
              <w:pStyle w:val="Default"/>
              <w:spacing w:afterLines="50" w:after="120" w:line="312" w:lineRule="auto"/>
              <w:outlineLvl w:val="0"/>
              <w:rPr>
                <w:rFonts w:eastAsia="Microsoft YaHei"/>
                <w:sz w:val="18"/>
                <w:szCs w:val="18"/>
              </w:rPr>
            </w:pPr>
          </w:p>
        </w:tc>
      </w:tr>
      <w:tr w:rsidR="005D13CA" w:rsidRPr="001A010E" w14:paraId="27E24864" w14:textId="77777777" w:rsidTr="00A07F11">
        <w:trPr>
          <w:trHeight w:val="588"/>
        </w:trPr>
        <w:tc>
          <w:tcPr>
            <w:tcW w:w="1812"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vAlign w:val="center"/>
          </w:tcPr>
          <w:p w14:paraId="6EC46240" w14:textId="38DB4AA2"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b/>
                <w:bCs/>
                <w:sz w:val="18"/>
                <w:szCs w:val="18"/>
              </w:rPr>
              <w:t>4</w:t>
            </w:r>
            <w:r w:rsidRPr="001A010E">
              <w:rPr>
                <w:rFonts w:eastAsia="Microsoft YaHei"/>
                <w:b/>
                <w:bCs/>
                <w:sz w:val="18"/>
                <w:szCs w:val="18"/>
              </w:rPr>
              <w:t>、</w:t>
            </w:r>
            <w:r w:rsidRPr="001A010E">
              <w:rPr>
                <w:rFonts w:eastAsia="Microsoft YaHei"/>
                <w:b/>
                <w:bCs/>
                <w:sz w:val="18"/>
                <w:szCs w:val="18"/>
              </w:rPr>
              <w:t>Low</w:t>
            </w:r>
          </w:p>
        </w:tc>
        <w:tc>
          <w:tcPr>
            <w:tcW w:w="1985"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7EFA35CB" w14:textId="4A948E42"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4 hours</w:t>
            </w:r>
          </w:p>
        </w:tc>
        <w:tc>
          <w:tcPr>
            <w:tcW w:w="1843" w:type="dxa"/>
            <w:tcBorders>
              <w:top w:val="single" w:sz="8" w:space="0" w:color="404040"/>
              <w:left w:val="single" w:sz="8" w:space="0" w:color="404040"/>
              <w:bottom w:val="single" w:sz="8" w:space="0" w:color="404040"/>
              <w:right w:val="single" w:sz="8" w:space="0" w:color="404040"/>
            </w:tcBorders>
            <w:tcMar>
              <w:top w:w="15" w:type="dxa"/>
              <w:left w:w="108" w:type="dxa"/>
              <w:bottom w:w="0" w:type="dxa"/>
              <w:right w:w="108" w:type="dxa"/>
            </w:tcMar>
          </w:tcPr>
          <w:p w14:paraId="5FEEB963" w14:textId="4135DC1A" w:rsidR="005D13CA" w:rsidRPr="001A010E" w:rsidRDefault="00D1292E" w:rsidP="001A010E">
            <w:pPr>
              <w:pStyle w:val="Default"/>
              <w:spacing w:afterLines="50" w:after="120" w:line="312" w:lineRule="auto"/>
              <w:outlineLvl w:val="0"/>
              <w:rPr>
                <w:rFonts w:eastAsia="Microsoft YaHei"/>
                <w:sz w:val="18"/>
                <w:szCs w:val="18"/>
              </w:rPr>
            </w:pPr>
            <w:r w:rsidRPr="001A010E">
              <w:rPr>
                <w:rFonts w:eastAsia="Microsoft YaHei"/>
                <w:sz w:val="18"/>
                <w:szCs w:val="18"/>
              </w:rPr>
              <w:t>192</w:t>
            </w:r>
            <w:r w:rsidR="005D13CA" w:rsidRPr="001A010E">
              <w:rPr>
                <w:rFonts w:eastAsia="Microsoft YaHei"/>
                <w:sz w:val="18"/>
                <w:szCs w:val="18"/>
              </w:rPr>
              <w:t xml:space="preserve"> hours</w:t>
            </w:r>
          </w:p>
        </w:tc>
        <w:tc>
          <w:tcPr>
            <w:tcW w:w="3827" w:type="dxa"/>
            <w:vMerge/>
            <w:tcBorders>
              <w:top w:val="single" w:sz="8" w:space="0" w:color="404040"/>
              <w:left w:val="single" w:sz="8" w:space="0" w:color="404040"/>
              <w:bottom w:val="single" w:sz="8" w:space="0" w:color="404040"/>
              <w:right w:val="single" w:sz="8" w:space="0" w:color="404040"/>
            </w:tcBorders>
            <w:vAlign w:val="center"/>
          </w:tcPr>
          <w:p w14:paraId="644AE28E" w14:textId="77777777" w:rsidR="005D13CA" w:rsidRPr="001A010E" w:rsidRDefault="005D13CA" w:rsidP="001A010E">
            <w:pPr>
              <w:pStyle w:val="Default"/>
              <w:spacing w:afterLines="50" w:after="120" w:line="312" w:lineRule="auto"/>
              <w:outlineLvl w:val="0"/>
              <w:rPr>
                <w:rFonts w:eastAsia="Microsoft YaHei"/>
                <w:sz w:val="18"/>
                <w:szCs w:val="18"/>
              </w:rPr>
            </w:pPr>
          </w:p>
        </w:tc>
      </w:tr>
    </w:tbl>
    <w:p w14:paraId="293D3D8B" w14:textId="77777777" w:rsidR="005D13CA" w:rsidRPr="001A010E" w:rsidRDefault="005D13CA" w:rsidP="001A010E">
      <w:pPr>
        <w:pStyle w:val="Default"/>
        <w:spacing w:afterLines="50" w:after="120" w:line="312" w:lineRule="auto"/>
        <w:outlineLvl w:val="0"/>
        <w:rPr>
          <w:rFonts w:eastAsia="Microsoft YaHei"/>
          <w:b/>
          <w:bCs/>
          <w:sz w:val="18"/>
          <w:szCs w:val="18"/>
        </w:rPr>
      </w:pPr>
    </w:p>
    <w:tbl>
      <w:tblPr>
        <w:tblW w:w="9467" w:type="dxa"/>
        <w:tblCellMar>
          <w:left w:w="0" w:type="dxa"/>
          <w:right w:w="0" w:type="dxa"/>
        </w:tblCellMar>
        <w:tblLook w:val="04A0" w:firstRow="1" w:lastRow="0" w:firstColumn="1" w:lastColumn="0" w:noHBand="0" w:noVBand="1"/>
      </w:tblPr>
      <w:tblGrid>
        <w:gridCol w:w="1558"/>
        <w:gridCol w:w="7909"/>
      </w:tblGrid>
      <w:tr w:rsidR="005D13CA" w:rsidRPr="001A010E" w14:paraId="6BA23BBA" w14:textId="77777777" w:rsidTr="00A07F11">
        <w:trPr>
          <w:trHeight w:val="473"/>
        </w:trPr>
        <w:tc>
          <w:tcPr>
            <w:tcW w:w="1558" w:type="dxa"/>
            <w:tcBorders>
              <w:top w:val="single" w:sz="8" w:space="0" w:color="404040"/>
              <w:left w:val="single" w:sz="8" w:space="0" w:color="404040"/>
              <w:bottom w:val="single" w:sz="8" w:space="0" w:color="404040"/>
              <w:right w:val="single" w:sz="8" w:space="0" w:color="404040"/>
            </w:tcBorders>
            <w:shd w:val="clear" w:color="auto" w:fill="6073B3"/>
            <w:tcMar>
              <w:top w:w="15" w:type="dxa"/>
              <w:left w:w="108" w:type="dxa"/>
              <w:bottom w:w="0" w:type="dxa"/>
              <w:right w:w="108" w:type="dxa"/>
            </w:tcMar>
          </w:tcPr>
          <w:p w14:paraId="2D6EBFCF" w14:textId="0EA09173"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Priority</w:t>
            </w:r>
          </w:p>
        </w:tc>
        <w:tc>
          <w:tcPr>
            <w:tcW w:w="7909" w:type="dxa"/>
            <w:tcBorders>
              <w:top w:val="single" w:sz="8" w:space="0" w:color="404040"/>
              <w:left w:val="single" w:sz="8" w:space="0" w:color="404040"/>
              <w:bottom w:val="single" w:sz="8" w:space="0" w:color="404040"/>
              <w:right w:val="single" w:sz="8" w:space="0" w:color="404040"/>
            </w:tcBorders>
            <w:shd w:val="clear" w:color="auto" w:fill="6073B3"/>
            <w:tcMar>
              <w:top w:w="15" w:type="dxa"/>
              <w:left w:w="108" w:type="dxa"/>
              <w:bottom w:w="0" w:type="dxa"/>
              <w:right w:w="108" w:type="dxa"/>
            </w:tcMar>
          </w:tcPr>
          <w:p w14:paraId="0CC13887" w14:textId="5CCCEE5B"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Remarks</w:t>
            </w:r>
          </w:p>
        </w:tc>
      </w:tr>
      <w:tr w:rsidR="005D13CA" w:rsidRPr="001A010E" w14:paraId="776312EC" w14:textId="77777777" w:rsidTr="00A07F11">
        <w:trPr>
          <w:trHeight w:val="974"/>
        </w:trPr>
        <w:tc>
          <w:tcPr>
            <w:tcW w:w="1558"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49DA409C" w14:textId="2FF172D9"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1</w:t>
            </w:r>
            <w:r w:rsidRPr="001A010E">
              <w:rPr>
                <w:rFonts w:eastAsia="Microsoft YaHei"/>
                <w:sz w:val="18"/>
                <w:szCs w:val="18"/>
              </w:rPr>
              <w:t>、</w:t>
            </w:r>
            <w:r w:rsidRPr="001A010E">
              <w:rPr>
                <w:rFonts w:eastAsia="Microsoft YaHei"/>
                <w:sz w:val="18"/>
                <w:szCs w:val="18"/>
              </w:rPr>
              <w:t>Critical</w:t>
            </w:r>
          </w:p>
        </w:tc>
        <w:tc>
          <w:tcPr>
            <w:tcW w:w="7909"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382826BE" w14:textId="77777777"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Critical client service means that the system can’t normally work or is so badly affected that all business can’t be processed, the system have serious influence on client business and users can’t perform daily work or have serious and negative impact on client business or finance reports, and client can’t resume normal daily work in other ways.</w:t>
            </w:r>
          </w:p>
        </w:tc>
      </w:tr>
      <w:tr w:rsidR="005D13CA" w:rsidRPr="001A010E" w14:paraId="6BBE93A3" w14:textId="77777777" w:rsidTr="00A07F11">
        <w:trPr>
          <w:trHeight w:val="946"/>
        </w:trPr>
        <w:tc>
          <w:tcPr>
            <w:tcW w:w="1558"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2ED9E803" w14:textId="2153DF5E"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lastRenderedPageBreak/>
              <w:t>2</w:t>
            </w:r>
            <w:r w:rsidRPr="001A010E">
              <w:rPr>
                <w:rFonts w:eastAsia="Microsoft YaHei"/>
                <w:sz w:val="18"/>
                <w:szCs w:val="18"/>
              </w:rPr>
              <w:t>、</w:t>
            </w:r>
            <w:r w:rsidRPr="001A010E">
              <w:rPr>
                <w:rFonts w:eastAsia="Microsoft YaHei"/>
                <w:sz w:val="18"/>
                <w:szCs w:val="18"/>
              </w:rPr>
              <w:t>High</w:t>
            </w:r>
          </w:p>
        </w:tc>
        <w:tc>
          <w:tcPr>
            <w:tcW w:w="7909"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297E4234" w14:textId="77777777"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 xml:space="preserve">High level is non-critical client service, which means that system can’t work or is affected, client business has been impacted in some degree, and users have some difficult in perform daily operation and </w:t>
            </w:r>
            <w:proofErr w:type="gramStart"/>
            <w:r w:rsidRPr="001A010E">
              <w:rPr>
                <w:rFonts w:eastAsia="Microsoft YaHei"/>
                <w:sz w:val="18"/>
                <w:szCs w:val="18"/>
              </w:rPr>
              <w:t>can do</w:t>
            </w:r>
            <w:proofErr w:type="gramEnd"/>
            <w:r w:rsidRPr="001A010E">
              <w:rPr>
                <w:rFonts w:eastAsia="Microsoft YaHei"/>
                <w:sz w:val="18"/>
                <w:szCs w:val="18"/>
              </w:rPr>
              <w:t xml:space="preserve"> other operation before the incidents is solved.</w:t>
            </w:r>
          </w:p>
        </w:tc>
      </w:tr>
      <w:tr w:rsidR="005D13CA" w:rsidRPr="001A010E" w14:paraId="0D4173B0" w14:textId="77777777" w:rsidTr="00A07F11">
        <w:trPr>
          <w:trHeight w:val="946"/>
        </w:trPr>
        <w:tc>
          <w:tcPr>
            <w:tcW w:w="1558"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0932D0C0" w14:textId="6A714B66"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3</w:t>
            </w:r>
            <w:r w:rsidRPr="001A010E">
              <w:rPr>
                <w:rFonts w:eastAsia="Microsoft YaHei"/>
                <w:sz w:val="18"/>
                <w:szCs w:val="18"/>
              </w:rPr>
              <w:t>、</w:t>
            </w:r>
            <w:r w:rsidRPr="001A010E">
              <w:rPr>
                <w:rFonts w:eastAsia="Microsoft YaHei"/>
                <w:sz w:val="18"/>
                <w:szCs w:val="18"/>
              </w:rPr>
              <w:t>Medium</w:t>
            </w:r>
          </w:p>
        </w:tc>
        <w:tc>
          <w:tcPr>
            <w:tcW w:w="7909"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0CF0CEFD" w14:textId="77777777"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 xml:space="preserve">Medium level is non-critical client service, which means that system can’t work or is affected, client business isn’t affected directly, and the incident brings inconvenience to </w:t>
            </w:r>
            <w:proofErr w:type="gramStart"/>
            <w:r w:rsidRPr="001A010E">
              <w:rPr>
                <w:rFonts w:eastAsia="Microsoft YaHei"/>
                <w:sz w:val="18"/>
                <w:szCs w:val="18"/>
              </w:rPr>
              <w:t>customer</w:t>
            </w:r>
            <w:proofErr w:type="gramEnd"/>
            <w:r w:rsidRPr="001A010E">
              <w:rPr>
                <w:rFonts w:eastAsia="Microsoft YaHei"/>
                <w:sz w:val="18"/>
                <w:szCs w:val="18"/>
              </w:rPr>
              <w:t xml:space="preserve"> but users can perform daily work through other ways.</w:t>
            </w:r>
          </w:p>
        </w:tc>
      </w:tr>
      <w:tr w:rsidR="005D13CA" w:rsidRPr="001A010E" w14:paraId="06641559" w14:textId="77777777" w:rsidTr="00A07F11">
        <w:trPr>
          <w:trHeight w:val="473"/>
        </w:trPr>
        <w:tc>
          <w:tcPr>
            <w:tcW w:w="1558"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22FFEE1F" w14:textId="18CDFE61"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4</w:t>
            </w:r>
            <w:r w:rsidRPr="001A010E">
              <w:rPr>
                <w:rFonts w:eastAsia="Microsoft YaHei"/>
                <w:sz w:val="18"/>
                <w:szCs w:val="18"/>
              </w:rPr>
              <w:t>、</w:t>
            </w:r>
            <w:r w:rsidRPr="001A010E">
              <w:rPr>
                <w:rFonts w:eastAsia="Microsoft YaHei"/>
                <w:sz w:val="18"/>
                <w:szCs w:val="18"/>
              </w:rPr>
              <w:t>Low</w:t>
            </w:r>
          </w:p>
        </w:tc>
        <w:tc>
          <w:tcPr>
            <w:tcW w:w="7909" w:type="dxa"/>
            <w:tcBorders>
              <w:top w:val="single" w:sz="8" w:space="0" w:color="404040"/>
              <w:left w:val="single" w:sz="8" w:space="0" w:color="404040"/>
              <w:bottom w:val="single" w:sz="8" w:space="0" w:color="404040"/>
              <w:right w:val="single" w:sz="8" w:space="0" w:color="404040"/>
            </w:tcBorders>
            <w:shd w:val="clear" w:color="auto" w:fill="FFFFFF"/>
            <w:tcMar>
              <w:top w:w="15" w:type="dxa"/>
              <w:left w:w="108" w:type="dxa"/>
              <w:bottom w:w="0" w:type="dxa"/>
              <w:right w:w="108" w:type="dxa"/>
            </w:tcMar>
          </w:tcPr>
          <w:p w14:paraId="4F5EE42B" w14:textId="17668171"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 xml:space="preserve">Low level means that client asks for extra non-urgent services and functions.  </w:t>
            </w:r>
          </w:p>
        </w:tc>
      </w:tr>
    </w:tbl>
    <w:p w14:paraId="5BA8E538" w14:textId="20AC9883" w:rsidR="005D13CA" w:rsidRPr="001A010E" w:rsidRDefault="005D13CA" w:rsidP="001A010E">
      <w:pPr>
        <w:pStyle w:val="Default"/>
        <w:spacing w:afterLines="50" w:after="120" w:line="312" w:lineRule="auto"/>
        <w:rPr>
          <w:rFonts w:eastAsia="Microsoft YaHei"/>
          <w:sz w:val="18"/>
          <w:szCs w:val="18"/>
        </w:rPr>
      </w:pPr>
      <w:r w:rsidRPr="001A010E">
        <w:rPr>
          <w:rFonts w:eastAsia="Microsoft YaHei"/>
          <w:sz w:val="18"/>
          <w:szCs w:val="18"/>
        </w:rPr>
        <w:t xml:space="preserve">Each Incident for priority critical and priority High will be the subject of a joint review between the client and </w:t>
      </w:r>
      <w:proofErr w:type="spellStart"/>
      <w:r w:rsidR="005141AF" w:rsidRPr="001A010E">
        <w:rPr>
          <w:rFonts w:eastAsia="Microsoft YaHei"/>
          <w:sz w:val="18"/>
          <w:szCs w:val="18"/>
        </w:rPr>
        <w:t>Acloudear</w:t>
      </w:r>
      <w:proofErr w:type="spellEnd"/>
      <w:r w:rsidRPr="001A010E">
        <w:rPr>
          <w:rFonts w:eastAsia="Microsoft YaHei"/>
          <w:sz w:val="18"/>
          <w:szCs w:val="18"/>
        </w:rPr>
        <w:t xml:space="preserve"> to determine SLA tier Level.   </w:t>
      </w:r>
    </w:p>
    <w:p w14:paraId="5197FB9E" w14:textId="0030ED53" w:rsidR="005D13CA" w:rsidRPr="001A010E" w:rsidRDefault="005D13CA" w:rsidP="001A010E">
      <w:pPr>
        <w:pStyle w:val="Default"/>
        <w:spacing w:afterLines="50" w:after="120" w:line="312" w:lineRule="auto"/>
        <w:outlineLvl w:val="0"/>
        <w:rPr>
          <w:rFonts w:eastAsia="Microsoft YaHei"/>
          <w:sz w:val="18"/>
          <w:szCs w:val="18"/>
        </w:rPr>
      </w:pPr>
      <w:r w:rsidRPr="001A010E">
        <w:rPr>
          <w:rFonts w:eastAsia="Microsoft YaHei"/>
          <w:sz w:val="18"/>
          <w:szCs w:val="18"/>
        </w:rPr>
        <w:t>SLA’s will not be applicable for issues what require involvement of SAP or 3</w:t>
      </w:r>
      <w:r w:rsidRPr="001A010E">
        <w:rPr>
          <w:rFonts w:eastAsia="Microsoft YaHei"/>
          <w:sz w:val="18"/>
          <w:szCs w:val="18"/>
          <w:vertAlign w:val="superscript"/>
        </w:rPr>
        <w:t>rd</w:t>
      </w:r>
      <w:r w:rsidRPr="001A010E">
        <w:rPr>
          <w:rFonts w:eastAsia="Microsoft YaHei"/>
          <w:sz w:val="18"/>
          <w:szCs w:val="18"/>
        </w:rPr>
        <w:t xml:space="preserve"> Party</w:t>
      </w:r>
      <w:r w:rsidR="00BF519E" w:rsidRPr="001A010E">
        <w:rPr>
          <w:rFonts w:eastAsia="Microsoft YaHei"/>
          <w:sz w:val="18"/>
          <w:szCs w:val="18"/>
        </w:rPr>
        <w:t>.</w:t>
      </w:r>
      <w:r w:rsidRPr="001A010E">
        <w:rPr>
          <w:rFonts w:eastAsia="Microsoft YaHei"/>
          <w:sz w:val="18"/>
          <w:szCs w:val="18"/>
        </w:rPr>
        <w:t xml:space="preserve"> </w:t>
      </w:r>
    </w:p>
    <w:p w14:paraId="6825E4CF" w14:textId="700D49E3" w:rsidR="005D13CA" w:rsidRPr="001A010E" w:rsidRDefault="005D13CA" w:rsidP="001A010E">
      <w:pPr>
        <w:pStyle w:val="Default"/>
        <w:spacing w:afterLines="50" w:after="120" w:line="312" w:lineRule="auto"/>
        <w:rPr>
          <w:rFonts w:eastAsia="Microsoft YaHei"/>
          <w:sz w:val="18"/>
          <w:szCs w:val="18"/>
        </w:rPr>
      </w:pPr>
      <w:r w:rsidRPr="001A010E">
        <w:rPr>
          <w:rFonts w:eastAsia="Microsoft YaHei"/>
          <w:sz w:val="18"/>
          <w:szCs w:val="18"/>
        </w:rPr>
        <w:t>Resolution time depends on any issue where in SAP resolution/SAP input is needed</w:t>
      </w:r>
      <w:r w:rsidR="00BF519E" w:rsidRPr="001A010E">
        <w:rPr>
          <w:rFonts w:eastAsia="Microsoft YaHei"/>
          <w:sz w:val="18"/>
          <w:szCs w:val="18"/>
        </w:rPr>
        <w:t>.</w:t>
      </w:r>
      <w:r w:rsidRPr="001A010E">
        <w:rPr>
          <w:rFonts w:eastAsia="Microsoft YaHei"/>
          <w:sz w:val="18"/>
          <w:szCs w:val="18"/>
        </w:rPr>
        <w:t xml:space="preserve"> </w:t>
      </w:r>
    </w:p>
    <w:p w14:paraId="10C7CE51" w14:textId="48D88745" w:rsidR="005D13CA" w:rsidRPr="001A010E" w:rsidRDefault="005D13CA" w:rsidP="001A010E">
      <w:pPr>
        <w:pStyle w:val="Default"/>
        <w:spacing w:afterLines="50" w:after="120" w:line="312" w:lineRule="auto"/>
        <w:rPr>
          <w:rFonts w:eastAsia="Microsoft YaHei"/>
          <w:sz w:val="18"/>
          <w:szCs w:val="18"/>
        </w:rPr>
      </w:pPr>
      <w:r w:rsidRPr="001A010E">
        <w:rPr>
          <w:rFonts w:eastAsia="Microsoft YaHei"/>
          <w:sz w:val="18"/>
          <w:szCs w:val="18"/>
        </w:rPr>
        <w:t>Incidents received outside the agreed upon support window will have the SLA start as the start of the next business day</w:t>
      </w:r>
      <w:r w:rsidR="00BF519E" w:rsidRPr="001A010E">
        <w:rPr>
          <w:rFonts w:eastAsia="Microsoft YaHei"/>
          <w:sz w:val="18"/>
          <w:szCs w:val="18"/>
        </w:rPr>
        <w:t>.</w:t>
      </w:r>
    </w:p>
    <w:p w14:paraId="4968C571" w14:textId="355F4EC9" w:rsidR="005A7D3B" w:rsidRPr="001A010E" w:rsidRDefault="005A7D3B" w:rsidP="001A010E">
      <w:pPr>
        <w:pStyle w:val="Default"/>
        <w:spacing w:afterLines="50" w:after="120" w:line="312" w:lineRule="auto"/>
        <w:outlineLvl w:val="0"/>
        <w:rPr>
          <w:rFonts w:eastAsia="Microsoft YaHei"/>
          <w:sz w:val="20"/>
          <w:szCs w:val="18"/>
        </w:rPr>
      </w:pPr>
      <w:r w:rsidRPr="001A010E">
        <w:rPr>
          <w:rFonts w:eastAsia="Microsoft YaHei"/>
          <w:b/>
          <w:bCs/>
          <w:sz w:val="20"/>
          <w:szCs w:val="18"/>
        </w:rPr>
        <w:t xml:space="preserve">Key Contact Person </w:t>
      </w:r>
    </w:p>
    <w:p w14:paraId="536B5A30" w14:textId="77777777" w:rsidR="005A7D3B" w:rsidRPr="001A010E" w:rsidRDefault="005A7D3B" w:rsidP="001A010E">
      <w:pPr>
        <w:pStyle w:val="Default"/>
        <w:numPr>
          <w:ilvl w:val="0"/>
          <w:numId w:val="6"/>
        </w:numPr>
        <w:tabs>
          <w:tab w:val="clear" w:pos="720"/>
          <w:tab w:val="left" w:pos="567"/>
        </w:tabs>
        <w:spacing w:afterLines="50" w:after="120" w:line="312" w:lineRule="auto"/>
        <w:rPr>
          <w:rFonts w:eastAsia="Microsoft YaHei"/>
          <w:sz w:val="20"/>
          <w:szCs w:val="18"/>
        </w:rPr>
      </w:pPr>
      <w:r w:rsidRPr="001A010E">
        <w:rPr>
          <w:rFonts w:eastAsia="Microsoft YaHei"/>
          <w:sz w:val="20"/>
          <w:szCs w:val="18"/>
        </w:rPr>
        <w:t xml:space="preserve"> Respond to client issues submitted via email or phone </w:t>
      </w:r>
      <w:r w:rsidRPr="001A010E">
        <w:rPr>
          <w:rFonts w:eastAsia="Microsoft YaHei"/>
          <w:color w:val="auto"/>
          <w:sz w:val="20"/>
          <w:szCs w:val="18"/>
        </w:rPr>
        <w:t>from client’s end users</w:t>
      </w:r>
      <w:r w:rsidRPr="001A010E">
        <w:rPr>
          <w:rFonts w:eastAsia="Microsoft YaHei"/>
          <w:sz w:val="20"/>
          <w:szCs w:val="18"/>
        </w:rPr>
        <w:t xml:space="preserve"> directly, Local IT will take part of the 1</w:t>
      </w:r>
      <w:r w:rsidRPr="001A010E">
        <w:rPr>
          <w:rFonts w:eastAsia="Microsoft YaHei"/>
          <w:sz w:val="20"/>
          <w:szCs w:val="18"/>
          <w:vertAlign w:val="superscript"/>
        </w:rPr>
        <w:t>st</w:t>
      </w:r>
      <w:r w:rsidRPr="001A010E">
        <w:rPr>
          <w:rFonts w:eastAsia="Microsoft YaHei"/>
          <w:sz w:val="20"/>
          <w:szCs w:val="18"/>
        </w:rPr>
        <w:t xml:space="preserve"> line support activities</w:t>
      </w:r>
    </w:p>
    <w:p w14:paraId="54B11C73" w14:textId="6DBBD465" w:rsidR="005A7D3B" w:rsidRPr="001A010E" w:rsidRDefault="005A7D3B" w:rsidP="001A010E">
      <w:pPr>
        <w:pStyle w:val="Default"/>
        <w:spacing w:afterLines="50" w:after="120" w:line="312" w:lineRule="auto"/>
        <w:ind w:left="720"/>
        <w:rPr>
          <w:rFonts w:eastAsia="Microsoft YaHei"/>
          <w:sz w:val="20"/>
          <w:szCs w:val="18"/>
        </w:rPr>
      </w:pPr>
    </w:p>
    <w:p w14:paraId="299D5DDE" w14:textId="152A8430" w:rsidR="005A7D3B" w:rsidRPr="001A010E" w:rsidRDefault="005A7D3B" w:rsidP="001A010E">
      <w:pPr>
        <w:pStyle w:val="Default"/>
        <w:numPr>
          <w:ilvl w:val="0"/>
          <w:numId w:val="6"/>
        </w:numPr>
        <w:spacing w:afterLines="50" w:after="120" w:line="312" w:lineRule="auto"/>
        <w:rPr>
          <w:rFonts w:eastAsia="Microsoft YaHei"/>
          <w:sz w:val="20"/>
          <w:szCs w:val="18"/>
        </w:rPr>
      </w:pPr>
      <w:r w:rsidRPr="001A010E">
        <w:rPr>
          <w:rFonts w:eastAsia="Microsoft YaHei"/>
          <w:sz w:val="20"/>
          <w:szCs w:val="18"/>
        </w:rPr>
        <w:t>Maximum</w:t>
      </w:r>
      <w:proofErr w:type="gramStart"/>
      <w:r w:rsidR="009338E6" w:rsidRPr="001A010E">
        <w:rPr>
          <w:rFonts w:eastAsia="Microsoft YaHei"/>
          <w:sz w:val="20"/>
          <w:szCs w:val="18"/>
        </w:rPr>
        <w:t xml:space="preserve">2  </w:t>
      </w:r>
      <w:r w:rsidRPr="001A010E">
        <w:rPr>
          <w:rFonts w:eastAsia="Microsoft YaHei"/>
          <w:sz w:val="20"/>
          <w:szCs w:val="18"/>
        </w:rPr>
        <w:t>assigned</w:t>
      </w:r>
      <w:proofErr w:type="gramEnd"/>
      <w:r w:rsidRPr="001A010E">
        <w:rPr>
          <w:rFonts w:eastAsia="Microsoft YaHei"/>
          <w:sz w:val="20"/>
          <w:szCs w:val="18"/>
        </w:rPr>
        <w:t xml:space="preserve"> IT contact persons from the client</w:t>
      </w:r>
    </w:p>
    <w:p w14:paraId="001EB8C2" w14:textId="76D6C7F4" w:rsidR="008C7B5E" w:rsidRDefault="004640AE" w:rsidP="004640AE">
      <w:pPr>
        <w:pStyle w:val="Default"/>
        <w:tabs>
          <w:tab w:val="left" w:pos="720"/>
        </w:tabs>
        <w:spacing w:afterLines="50" w:after="120" w:line="312" w:lineRule="auto"/>
        <w:ind w:left="1080"/>
        <w:rPr>
          <w:rFonts w:eastAsia="Microsoft YaHei" w:hint="eastAsia"/>
          <w:sz w:val="20"/>
          <w:szCs w:val="18"/>
        </w:rPr>
      </w:pPr>
      <w:r>
        <w:rPr>
          <w:rFonts w:eastAsia="Microsoft YaHei"/>
          <w:sz w:val="20"/>
          <w:szCs w:val="18"/>
        </w:rPr>
        <w:t>Contact Person 1:</w:t>
      </w:r>
      <w:r w:rsidR="008C7B5E" w:rsidRPr="008C7B5E">
        <w:rPr>
          <w:rFonts w:eastAsia="Microsoft YaHei"/>
          <w:sz w:val="20"/>
          <w:szCs w:val="18"/>
        </w:rPr>
        <w:t xml:space="preserve">'' </w:t>
      </w:r>
    </w:p>
    <w:p w14:paraId="095851E3" w14:textId="09030E67" w:rsidR="004640AE" w:rsidRDefault="004640AE" w:rsidP="004640AE">
      <w:pPr>
        <w:pStyle w:val="Default"/>
        <w:tabs>
          <w:tab w:val="left" w:pos="720"/>
        </w:tabs>
        <w:spacing w:afterLines="50" w:after="120" w:line="312" w:lineRule="auto"/>
        <w:ind w:left="1080"/>
        <w:rPr>
          <w:rFonts w:eastAsia="Microsoft YaHei"/>
          <w:sz w:val="20"/>
          <w:szCs w:val="18"/>
        </w:rPr>
      </w:pPr>
      <w:r>
        <w:rPr>
          <w:rFonts w:eastAsia="Microsoft YaHei"/>
          <w:sz w:val="20"/>
          <w:szCs w:val="18"/>
        </w:rPr>
        <w:t>Contact Person 2:</w:t>
      </w:r>
    </w:p>
    <w:p w14:paraId="74BA9CCC" w14:textId="20BFFB77" w:rsidR="005A7D3B" w:rsidRPr="001A010E" w:rsidRDefault="005A7D3B" w:rsidP="008C7B5E">
      <w:pPr>
        <w:pStyle w:val="Default"/>
        <w:numPr>
          <w:ilvl w:val="0"/>
          <w:numId w:val="6"/>
        </w:numPr>
        <w:spacing w:afterLines="50" w:after="120" w:line="312" w:lineRule="auto"/>
        <w:rPr>
          <w:rFonts w:eastAsia="Microsoft YaHei"/>
          <w:sz w:val="20"/>
          <w:szCs w:val="18"/>
        </w:rPr>
      </w:pPr>
      <w:r w:rsidRPr="001A010E">
        <w:rPr>
          <w:rFonts w:eastAsia="Microsoft YaHei"/>
          <w:sz w:val="20"/>
          <w:szCs w:val="18"/>
        </w:rPr>
        <w:t xml:space="preserve">Review and resolve incidents </w:t>
      </w:r>
    </w:p>
    <w:p w14:paraId="0E8A1B31" w14:textId="77777777" w:rsidR="00BF519E" w:rsidRPr="001A010E" w:rsidRDefault="00BF519E" w:rsidP="001A010E">
      <w:pPr>
        <w:pStyle w:val="Default"/>
        <w:spacing w:afterLines="50" w:after="120" w:line="312" w:lineRule="auto"/>
        <w:ind w:left="720"/>
        <w:rPr>
          <w:rFonts w:eastAsia="Microsoft YaHei"/>
          <w:sz w:val="20"/>
          <w:szCs w:val="18"/>
        </w:rPr>
      </w:pPr>
    </w:p>
    <w:p w14:paraId="4C5768B9" w14:textId="54B08FAE" w:rsidR="0004655A" w:rsidRPr="001A010E" w:rsidRDefault="005A7D3B" w:rsidP="001A010E">
      <w:pPr>
        <w:spacing w:line="312" w:lineRule="auto"/>
        <w:rPr>
          <w:rFonts w:ascii="Arial" w:eastAsia="Microsoft YaHei" w:hAnsi="Arial" w:cs="Arial"/>
          <w:sz w:val="20"/>
          <w:szCs w:val="18"/>
        </w:rPr>
      </w:pPr>
      <w:r w:rsidRPr="001A010E">
        <w:rPr>
          <w:rFonts w:ascii="Arial" w:eastAsia="Microsoft YaHei" w:hAnsi="Arial" w:cs="Arial"/>
          <w:sz w:val="20"/>
          <w:szCs w:val="18"/>
        </w:rPr>
        <w:t xml:space="preserve">* Incident can be submitted to the dedicated support email box: </w:t>
      </w:r>
      <w:hyperlink r:id="rId8" w:history="1">
        <w:r w:rsidR="00A40736" w:rsidRPr="001A010E">
          <w:rPr>
            <w:rStyle w:val="Hyperlink"/>
            <w:rFonts w:ascii="Arial" w:eastAsia="Microsoft YaHei" w:hAnsi="Arial" w:cs="Arial"/>
            <w:sz w:val="20"/>
            <w:szCs w:val="18"/>
          </w:rPr>
          <w:t>support@acloudear.com</w:t>
        </w:r>
      </w:hyperlink>
      <w:r w:rsidRPr="001A010E">
        <w:rPr>
          <w:rFonts w:ascii="Arial" w:eastAsia="Microsoft YaHei" w:hAnsi="Arial" w:cs="Arial"/>
          <w:sz w:val="20"/>
          <w:szCs w:val="18"/>
        </w:rPr>
        <w:t xml:space="preserve"> </w:t>
      </w:r>
    </w:p>
    <w:p w14:paraId="472FF5F5" w14:textId="6B869B08" w:rsidR="00BF519E" w:rsidRDefault="004640AE" w:rsidP="001A010E">
      <w:pPr>
        <w:spacing w:line="312" w:lineRule="auto"/>
        <w:rPr>
          <w:rFonts w:ascii="Arial" w:eastAsia="Microsoft YaHei" w:hAnsi="Arial" w:cs="Arial"/>
          <w:sz w:val="20"/>
          <w:szCs w:val="18"/>
        </w:rPr>
      </w:pPr>
      <w:r w:rsidRPr="004640AE">
        <w:rPr>
          <w:rFonts w:ascii="Arial" w:eastAsia="Microsoft YaHei" w:hAnsi="Arial" w:cs="Arial"/>
          <w:sz w:val="20"/>
          <w:szCs w:val="18"/>
        </w:rPr>
        <w:t xml:space="preserve">Maintenance </w:t>
      </w:r>
      <w:r w:rsidRPr="004640AE">
        <w:rPr>
          <w:rFonts w:ascii="Arial" w:eastAsia="Microsoft YaHei" w:hAnsi="Arial" w:cs="Arial" w:hint="eastAsia"/>
          <w:sz w:val="20"/>
          <w:szCs w:val="18"/>
        </w:rPr>
        <w:t>S</w:t>
      </w:r>
      <w:r w:rsidRPr="004640AE">
        <w:rPr>
          <w:rFonts w:ascii="Arial" w:eastAsia="Microsoft YaHei" w:hAnsi="Arial" w:cs="Arial"/>
          <w:sz w:val="20"/>
          <w:szCs w:val="18"/>
        </w:rPr>
        <w:t>ervice Delivery Manage</w:t>
      </w:r>
      <w:r>
        <w:rPr>
          <w:rFonts w:ascii="Arial" w:eastAsia="Microsoft YaHei" w:hAnsi="Arial" w:cs="Arial"/>
          <w:sz w:val="20"/>
          <w:szCs w:val="18"/>
        </w:rPr>
        <w:t xml:space="preserve">r from </w:t>
      </w:r>
      <w:proofErr w:type="spellStart"/>
      <w:r>
        <w:rPr>
          <w:rFonts w:ascii="Arial" w:eastAsia="Microsoft YaHei" w:hAnsi="Arial" w:cs="Arial"/>
          <w:sz w:val="20"/>
          <w:szCs w:val="18"/>
        </w:rPr>
        <w:t>Acloudear</w:t>
      </w:r>
      <w:proofErr w:type="spellEnd"/>
      <w:r>
        <w:rPr>
          <w:rFonts w:ascii="Arial" w:eastAsia="Microsoft YaHei" w:hAnsi="Arial" w:cs="Arial"/>
          <w:sz w:val="20"/>
          <w:szCs w:val="18"/>
        </w:rPr>
        <w:t xml:space="preserve"> will be responsible for coordination</w:t>
      </w:r>
      <w:r w:rsidR="003735C2">
        <w:rPr>
          <w:rFonts w:ascii="Arial" w:eastAsia="Microsoft YaHei" w:hAnsi="Arial" w:cs="Arial"/>
          <w:sz w:val="20"/>
          <w:szCs w:val="18"/>
        </w:rPr>
        <w:t xml:space="preserve"> and resource assignment</w:t>
      </w:r>
    </w:p>
    <w:p w14:paraId="25F661F7" w14:textId="65F73A2C" w:rsidR="003735C2" w:rsidRDefault="003735C2" w:rsidP="003735C2">
      <w:pPr>
        <w:spacing w:line="312" w:lineRule="auto"/>
        <w:ind w:left="720"/>
        <w:rPr>
          <w:rFonts w:ascii="Arial" w:eastAsia="Microsoft YaHei" w:hAnsi="Arial" w:cs="Arial"/>
          <w:sz w:val="20"/>
          <w:szCs w:val="18"/>
        </w:rPr>
      </w:pPr>
      <w:r>
        <w:rPr>
          <w:rFonts w:ascii="Arial" w:eastAsia="Microsoft YaHei" w:hAnsi="Arial" w:cs="Arial"/>
          <w:sz w:val="20"/>
          <w:szCs w:val="18"/>
        </w:rPr>
        <w:t xml:space="preserve">Contact Person: ‘’ </w:t>
      </w:r>
      <w:hyperlink r:id="rId9" w:history="1">
        <w:r w:rsidRPr="002D30F7">
          <w:rPr>
            <w:rStyle w:val="Hyperlink"/>
            <w:rFonts w:ascii="Arial" w:eastAsia="Microsoft YaHei" w:hAnsi="Arial" w:cs="Arial"/>
            <w:sz w:val="20"/>
            <w:szCs w:val="18"/>
          </w:rPr>
          <w:t>@acloudear.com</w:t>
        </w:r>
      </w:hyperlink>
    </w:p>
    <w:p w14:paraId="54765C76" w14:textId="6E482C30" w:rsidR="003735C2" w:rsidRDefault="003735C2" w:rsidP="003735C2">
      <w:pPr>
        <w:spacing w:line="312" w:lineRule="auto"/>
        <w:rPr>
          <w:rFonts w:ascii="Arial" w:eastAsia="Microsoft YaHei" w:hAnsi="Arial" w:cs="Arial"/>
          <w:sz w:val="20"/>
          <w:szCs w:val="18"/>
        </w:rPr>
      </w:pPr>
      <w:r>
        <w:rPr>
          <w:rFonts w:ascii="Arial" w:eastAsia="Microsoft YaHei" w:hAnsi="Arial" w:cs="Arial"/>
          <w:sz w:val="20"/>
          <w:szCs w:val="18"/>
        </w:rPr>
        <w:t xml:space="preserve">Customer Account Manager from </w:t>
      </w:r>
      <w:proofErr w:type="spellStart"/>
      <w:r>
        <w:rPr>
          <w:rFonts w:ascii="Arial" w:eastAsia="Microsoft YaHei" w:hAnsi="Arial" w:cs="Arial"/>
          <w:sz w:val="20"/>
          <w:szCs w:val="18"/>
        </w:rPr>
        <w:t>Acloudear</w:t>
      </w:r>
      <w:proofErr w:type="spellEnd"/>
      <w:r>
        <w:rPr>
          <w:rFonts w:ascii="Arial" w:eastAsia="Microsoft YaHei" w:hAnsi="Arial" w:cs="Arial"/>
          <w:sz w:val="20"/>
          <w:szCs w:val="18"/>
        </w:rPr>
        <w:t xml:space="preserve"> will be responsible for business communication</w:t>
      </w:r>
    </w:p>
    <w:p w14:paraId="61D4186F" w14:textId="0096A46C" w:rsidR="003735C2" w:rsidRDefault="003735C2" w:rsidP="003735C2">
      <w:pPr>
        <w:spacing w:line="312" w:lineRule="auto"/>
        <w:rPr>
          <w:rFonts w:ascii="Arial" w:eastAsia="Microsoft YaHei" w:hAnsi="Arial" w:cs="Arial"/>
          <w:sz w:val="20"/>
          <w:szCs w:val="18"/>
        </w:rPr>
      </w:pPr>
      <w:r>
        <w:rPr>
          <w:rFonts w:ascii="Arial" w:eastAsia="Microsoft YaHei" w:hAnsi="Arial" w:cs="Arial"/>
          <w:sz w:val="20"/>
          <w:szCs w:val="18"/>
        </w:rPr>
        <w:tab/>
        <w:t>Contact Person:</w:t>
      </w:r>
      <w:r w:rsidRPr="003735C2">
        <w:t xml:space="preserve"> </w:t>
      </w:r>
      <w:r w:rsidRPr="00D10A9C">
        <w:rPr>
          <w:rFonts w:ascii="Arial" w:eastAsia="Microsoft YaHei" w:hAnsi="Arial" w:cs="Arial"/>
          <w:sz w:val="20"/>
          <w:szCs w:val="18"/>
        </w:rPr>
        <w:t xml:space="preserve">‘Weslin </w:t>
      </w:r>
      <w:proofErr w:type="spellStart"/>
      <w:r w:rsidRPr="00D10A9C">
        <w:rPr>
          <w:rFonts w:ascii="Arial" w:eastAsia="Microsoft YaHei" w:hAnsi="Arial" w:cs="Arial"/>
          <w:sz w:val="20"/>
          <w:szCs w:val="18"/>
        </w:rPr>
        <w:t>Lv</w:t>
      </w:r>
      <w:proofErr w:type="spellEnd"/>
      <w:r w:rsidRPr="00D10A9C">
        <w:rPr>
          <w:rFonts w:ascii="Arial" w:eastAsia="Microsoft YaHei" w:hAnsi="Arial" w:cs="Arial"/>
          <w:sz w:val="20"/>
          <w:szCs w:val="18"/>
        </w:rPr>
        <w:t>’</w:t>
      </w:r>
      <w:r w:rsidR="00D10A9C">
        <w:rPr>
          <w:rFonts w:ascii="Arial" w:eastAsia="Microsoft YaHei" w:hAnsi="Arial" w:cs="Arial"/>
          <w:sz w:val="20"/>
          <w:szCs w:val="18"/>
        </w:rPr>
        <w:t xml:space="preserve"> </w:t>
      </w:r>
      <w:hyperlink r:id="rId10" w:history="1">
        <w:r w:rsidR="00D10A9C" w:rsidRPr="002D30F7">
          <w:rPr>
            <w:rStyle w:val="Hyperlink"/>
            <w:rFonts w:ascii="Arial" w:eastAsia="Microsoft YaHei" w:hAnsi="Arial" w:cs="Arial"/>
            <w:sz w:val="20"/>
            <w:szCs w:val="18"/>
          </w:rPr>
          <w:t>weslin.lv@acloudear.com</w:t>
        </w:r>
      </w:hyperlink>
    </w:p>
    <w:p w14:paraId="35E759CF" w14:textId="77777777" w:rsidR="00D10A9C" w:rsidRPr="004640AE" w:rsidRDefault="00D10A9C" w:rsidP="003735C2">
      <w:pPr>
        <w:spacing w:line="312" w:lineRule="auto"/>
        <w:rPr>
          <w:rFonts w:ascii="Arial" w:eastAsia="Microsoft YaHei" w:hAnsi="Arial" w:cs="Arial"/>
          <w:sz w:val="20"/>
          <w:szCs w:val="18"/>
        </w:rPr>
      </w:pPr>
    </w:p>
    <w:p w14:paraId="70AF0AC6" w14:textId="11F06C5D" w:rsidR="00BF519E" w:rsidRPr="001A010E" w:rsidRDefault="004640AE" w:rsidP="001A010E">
      <w:pPr>
        <w:spacing w:line="312" w:lineRule="auto"/>
        <w:rPr>
          <w:rFonts w:ascii="Arial" w:eastAsia="Microsoft YaHei" w:hAnsi="Arial" w:cs="Arial"/>
          <w:b/>
          <w:color w:val="000000"/>
          <w:sz w:val="18"/>
          <w:szCs w:val="18"/>
        </w:rPr>
      </w:pPr>
      <w:r>
        <w:rPr>
          <w:rFonts w:ascii="Arial" w:eastAsia="Microsoft YaHei" w:hAnsi="Arial" w:cs="Arial"/>
          <w:b/>
          <w:color w:val="000000"/>
          <w:sz w:val="18"/>
          <w:szCs w:val="18"/>
        </w:rPr>
        <w:tab/>
      </w:r>
    </w:p>
    <w:p w14:paraId="50595CC5" w14:textId="5E7E551F" w:rsidR="0004655A" w:rsidRPr="001A010E" w:rsidRDefault="00E03854" w:rsidP="001A010E">
      <w:pPr>
        <w:pStyle w:val="ListParagraph"/>
        <w:numPr>
          <w:ilvl w:val="0"/>
          <w:numId w:val="3"/>
        </w:numPr>
        <w:spacing w:line="312" w:lineRule="auto"/>
        <w:rPr>
          <w:rFonts w:ascii="Arial" w:eastAsia="Microsoft YaHei" w:hAnsi="Arial" w:cs="Arial"/>
          <w:b/>
          <w:color w:val="000000"/>
          <w:sz w:val="18"/>
          <w:szCs w:val="18"/>
        </w:rPr>
      </w:pPr>
      <w:r w:rsidRPr="001A010E">
        <w:rPr>
          <w:rFonts w:ascii="Arial" w:eastAsia="Microsoft YaHei" w:hAnsi="Arial" w:cs="Arial"/>
          <w:b/>
          <w:color w:val="000000"/>
          <w:sz w:val="18"/>
          <w:szCs w:val="18"/>
        </w:rPr>
        <w:t xml:space="preserve"> The Pricing and payment </w:t>
      </w:r>
    </w:p>
    <w:p w14:paraId="678F4408" w14:textId="10568078" w:rsidR="005A7D3B" w:rsidRPr="001A010E" w:rsidRDefault="005A7D3B" w:rsidP="001A010E">
      <w:pPr>
        <w:spacing w:line="312" w:lineRule="auto"/>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We provide below chargeable Support Services </w:t>
      </w:r>
      <w:r w:rsidR="009D0B24" w:rsidRPr="001A010E">
        <w:rPr>
          <w:rFonts w:ascii="Arial" w:eastAsia="Microsoft YaHei" w:hAnsi="Arial" w:cs="Arial"/>
          <w:color w:val="000000"/>
          <w:sz w:val="18"/>
          <w:szCs w:val="18"/>
        </w:rPr>
        <w:t xml:space="preserve">Package </w:t>
      </w:r>
      <w:r w:rsidRPr="001A010E">
        <w:rPr>
          <w:rFonts w:ascii="Arial" w:eastAsia="Microsoft YaHei" w:hAnsi="Arial" w:cs="Arial"/>
          <w:color w:val="000000"/>
          <w:sz w:val="18"/>
          <w:szCs w:val="18"/>
        </w:rPr>
        <w:t>to customer</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2"/>
        <w:gridCol w:w="2127"/>
        <w:gridCol w:w="1134"/>
        <w:gridCol w:w="1489"/>
        <w:gridCol w:w="1629"/>
        <w:gridCol w:w="1134"/>
        <w:gridCol w:w="1559"/>
      </w:tblGrid>
      <w:tr w:rsidR="00D4400C" w:rsidRPr="001A010E" w14:paraId="545247A1" w14:textId="77777777" w:rsidTr="008B3889">
        <w:trPr>
          <w:trHeight w:val="332"/>
        </w:trPr>
        <w:tc>
          <w:tcPr>
            <w:tcW w:w="9634" w:type="dxa"/>
            <w:gridSpan w:val="7"/>
            <w:shd w:val="clear" w:color="auto" w:fill="0070C0"/>
          </w:tcPr>
          <w:p w14:paraId="7E31E083" w14:textId="51B82D5F" w:rsidR="00D4400C" w:rsidRPr="004E45DB" w:rsidRDefault="00D4400C" w:rsidP="001A010E">
            <w:pPr>
              <w:spacing w:line="312" w:lineRule="auto"/>
              <w:rPr>
                <w:rFonts w:ascii="Arial" w:eastAsia="Microsoft YaHei" w:hAnsi="Arial" w:cs="Arial"/>
                <w:b/>
                <w:bCs/>
                <w:color w:val="FFFFFF" w:themeColor="background1"/>
                <w:sz w:val="20"/>
                <w:szCs w:val="20"/>
              </w:rPr>
            </w:pPr>
            <w:r w:rsidRPr="004E45DB">
              <w:rPr>
                <w:rFonts w:ascii="Arial" w:eastAsia="Microsoft YaHei" w:hAnsi="Arial" w:cs="Arial"/>
                <w:b/>
                <w:bCs/>
                <w:color w:val="FFFFFF" w:themeColor="background1"/>
                <w:sz w:val="20"/>
                <w:szCs w:val="20"/>
              </w:rPr>
              <w:t>Service Price (in E</w:t>
            </w:r>
            <w:r>
              <w:rPr>
                <w:rFonts w:ascii="Arial" w:eastAsia="Microsoft YaHei" w:hAnsi="Arial" w:cs="Arial" w:hint="eastAsia"/>
                <w:b/>
                <w:bCs/>
                <w:color w:val="FFFFFF" w:themeColor="background1"/>
                <w:sz w:val="20"/>
                <w:szCs w:val="20"/>
              </w:rPr>
              <w:t>UR</w:t>
            </w:r>
            <w:r w:rsidRPr="004E45DB">
              <w:rPr>
                <w:rFonts w:ascii="Arial" w:eastAsia="Microsoft YaHei" w:hAnsi="Arial" w:cs="Arial"/>
                <w:b/>
                <w:bCs/>
                <w:color w:val="FFFFFF" w:themeColor="background1"/>
                <w:sz w:val="20"/>
                <w:szCs w:val="20"/>
              </w:rPr>
              <w:t>)</w:t>
            </w:r>
          </w:p>
          <w:p w14:paraId="5A7EFA39" w14:textId="46F9C544" w:rsidR="00D4400C" w:rsidRPr="001A010E" w:rsidRDefault="00D4400C" w:rsidP="002B71B4">
            <w:pPr>
              <w:spacing w:line="312" w:lineRule="auto"/>
              <w:ind w:right="1062"/>
              <w:rPr>
                <w:rFonts w:ascii="Arial" w:eastAsia="Microsoft YaHei" w:hAnsi="Arial" w:cs="Arial"/>
                <w:sz w:val="20"/>
              </w:rPr>
            </w:pPr>
          </w:p>
        </w:tc>
      </w:tr>
      <w:tr w:rsidR="002B71B4" w:rsidRPr="001A010E" w14:paraId="0280F396" w14:textId="77777777" w:rsidTr="002B71B4">
        <w:trPr>
          <w:trHeight w:val="659"/>
        </w:trPr>
        <w:tc>
          <w:tcPr>
            <w:tcW w:w="562" w:type="dxa"/>
            <w:shd w:val="clear" w:color="auto" w:fill="DDD9C4"/>
            <w:noWrap/>
            <w:tcMar>
              <w:top w:w="0" w:type="dxa"/>
              <w:left w:w="108" w:type="dxa"/>
              <w:bottom w:w="0" w:type="dxa"/>
              <w:right w:w="108" w:type="dxa"/>
            </w:tcMar>
            <w:vAlign w:val="center"/>
          </w:tcPr>
          <w:p w14:paraId="7392CD0B" w14:textId="77777777" w:rsidR="002B71B4" w:rsidRPr="001A010E" w:rsidRDefault="002B71B4" w:rsidP="001A010E">
            <w:pPr>
              <w:spacing w:line="312" w:lineRule="auto"/>
              <w:rPr>
                <w:rFonts w:ascii="Arial" w:eastAsia="Microsoft YaHei" w:hAnsi="Arial" w:cs="Arial"/>
                <w:color w:val="000000"/>
                <w:sz w:val="20"/>
                <w:szCs w:val="20"/>
              </w:rPr>
            </w:pPr>
            <w:r w:rsidRPr="001A010E">
              <w:rPr>
                <w:rFonts w:ascii="Arial" w:eastAsia="Microsoft YaHei" w:hAnsi="Arial" w:cs="Arial"/>
                <w:color w:val="000000"/>
                <w:sz w:val="20"/>
                <w:szCs w:val="20"/>
              </w:rPr>
              <w:t>NO</w:t>
            </w:r>
          </w:p>
          <w:p w14:paraId="61D10BDD" w14:textId="4C982DD0" w:rsidR="002B71B4" w:rsidRPr="001A010E" w:rsidRDefault="002B71B4" w:rsidP="001A010E">
            <w:pPr>
              <w:spacing w:line="312" w:lineRule="auto"/>
              <w:rPr>
                <w:rFonts w:ascii="Arial" w:eastAsia="Microsoft YaHei" w:hAnsi="Arial" w:cs="Arial"/>
                <w:sz w:val="20"/>
              </w:rPr>
            </w:pPr>
            <w:r w:rsidRPr="001A010E">
              <w:rPr>
                <w:rFonts w:ascii="Arial" w:eastAsia="Microsoft YaHei" w:hAnsi="Arial" w:cs="Arial"/>
                <w:color w:val="000000"/>
                <w:sz w:val="20"/>
                <w:szCs w:val="20"/>
              </w:rPr>
              <w:t xml:space="preserve">　</w:t>
            </w:r>
          </w:p>
        </w:tc>
        <w:tc>
          <w:tcPr>
            <w:tcW w:w="2127" w:type="dxa"/>
            <w:shd w:val="clear" w:color="auto" w:fill="DDD9C4"/>
            <w:noWrap/>
            <w:tcMar>
              <w:top w:w="0" w:type="dxa"/>
              <w:left w:w="108" w:type="dxa"/>
              <w:bottom w:w="0" w:type="dxa"/>
              <w:right w:w="108" w:type="dxa"/>
            </w:tcMar>
            <w:vAlign w:val="center"/>
          </w:tcPr>
          <w:p w14:paraId="2BC11AA4" w14:textId="77777777" w:rsidR="002B71B4" w:rsidRPr="001A010E" w:rsidRDefault="002B71B4" w:rsidP="001A010E">
            <w:pPr>
              <w:spacing w:line="312" w:lineRule="auto"/>
              <w:rPr>
                <w:rFonts w:ascii="Arial" w:eastAsia="Microsoft YaHei" w:hAnsi="Arial" w:cs="Arial"/>
                <w:color w:val="000000"/>
                <w:sz w:val="20"/>
                <w:szCs w:val="20"/>
              </w:rPr>
            </w:pPr>
            <w:r w:rsidRPr="001A010E">
              <w:rPr>
                <w:rFonts w:ascii="Arial" w:eastAsia="Microsoft YaHei" w:hAnsi="Arial" w:cs="Arial"/>
                <w:color w:val="000000"/>
                <w:sz w:val="20"/>
                <w:szCs w:val="20"/>
              </w:rPr>
              <w:t>Service Items</w:t>
            </w:r>
          </w:p>
          <w:p w14:paraId="2A27DAFF" w14:textId="05225530" w:rsidR="002B71B4" w:rsidRPr="001A010E" w:rsidRDefault="002B71B4" w:rsidP="001A010E">
            <w:pPr>
              <w:spacing w:line="312" w:lineRule="auto"/>
              <w:rPr>
                <w:rFonts w:ascii="Arial" w:eastAsia="Microsoft YaHei" w:hAnsi="Arial" w:cs="Arial"/>
                <w:sz w:val="20"/>
              </w:rPr>
            </w:pPr>
          </w:p>
        </w:tc>
        <w:tc>
          <w:tcPr>
            <w:tcW w:w="1134" w:type="dxa"/>
            <w:shd w:val="clear" w:color="auto" w:fill="DDD9C4"/>
            <w:tcMar>
              <w:top w:w="0" w:type="dxa"/>
              <w:left w:w="108" w:type="dxa"/>
              <w:bottom w:w="0" w:type="dxa"/>
              <w:right w:w="108" w:type="dxa"/>
            </w:tcMar>
            <w:vAlign w:val="center"/>
          </w:tcPr>
          <w:p w14:paraId="3CAF8F56" w14:textId="3D824DC4" w:rsidR="002B71B4" w:rsidRPr="001A010E" w:rsidRDefault="002B71B4" w:rsidP="001A010E">
            <w:pPr>
              <w:spacing w:line="312" w:lineRule="auto"/>
              <w:rPr>
                <w:rFonts w:ascii="Arial" w:eastAsia="Microsoft YaHei" w:hAnsi="Arial" w:cs="Arial"/>
                <w:color w:val="000000"/>
                <w:sz w:val="20"/>
                <w:szCs w:val="20"/>
              </w:rPr>
            </w:pPr>
            <w:r w:rsidRPr="001A010E">
              <w:rPr>
                <w:rFonts w:ascii="Arial" w:eastAsia="Microsoft YaHei" w:hAnsi="Arial" w:cs="Arial"/>
                <w:color w:val="000000"/>
                <w:sz w:val="20"/>
                <w:szCs w:val="20"/>
              </w:rPr>
              <w:t>Service Type</w:t>
            </w:r>
          </w:p>
        </w:tc>
        <w:tc>
          <w:tcPr>
            <w:tcW w:w="1489" w:type="dxa"/>
            <w:shd w:val="clear" w:color="auto" w:fill="DDD9C4"/>
          </w:tcPr>
          <w:p w14:paraId="03F7C175" w14:textId="4EC1549B" w:rsidR="002B71B4" w:rsidRPr="001A010E" w:rsidRDefault="002B71B4" w:rsidP="001A010E">
            <w:pPr>
              <w:spacing w:line="312" w:lineRule="auto"/>
              <w:jc w:val="center"/>
              <w:rPr>
                <w:rFonts w:ascii="Arial" w:eastAsia="Microsoft YaHei" w:hAnsi="Arial" w:cs="Arial"/>
                <w:color w:val="000000"/>
                <w:sz w:val="18"/>
                <w:szCs w:val="18"/>
                <w:lang w:bidi="ar"/>
              </w:rPr>
            </w:pPr>
            <w:r w:rsidRPr="001A010E">
              <w:rPr>
                <w:rFonts w:ascii="Arial" w:eastAsia="Microsoft YaHei" w:hAnsi="Arial" w:cs="Arial"/>
                <w:color w:val="000000"/>
                <w:sz w:val="18"/>
                <w:szCs w:val="18"/>
                <w:lang w:bidi="ar"/>
              </w:rPr>
              <w:t xml:space="preserve">Planned </w:t>
            </w:r>
            <w:r w:rsidR="00D4400C">
              <w:rPr>
                <w:rFonts w:ascii="Arial" w:eastAsia="Microsoft YaHei" w:hAnsi="Arial" w:cs="Arial" w:hint="eastAsia"/>
                <w:color w:val="000000"/>
                <w:sz w:val="18"/>
                <w:szCs w:val="18"/>
                <w:lang w:bidi="ar"/>
              </w:rPr>
              <w:t>Month</w:t>
            </w:r>
            <w:r>
              <w:rPr>
                <w:rFonts w:ascii="Arial" w:eastAsia="Microsoft YaHei" w:hAnsi="Arial" w:cs="Arial" w:hint="eastAsia"/>
                <w:color w:val="000000"/>
                <w:sz w:val="18"/>
                <w:szCs w:val="18"/>
                <w:lang w:bidi="ar"/>
              </w:rPr>
              <w:t xml:space="preserve">ly </w:t>
            </w:r>
            <w:r w:rsidRPr="001A010E">
              <w:rPr>
                <w:rFonts w:ascii="Arial" w:eastAsia="Microsoft YaHei" w:hAnsi="Arial" w:cs="Arial"/>
                <w:color w:val="000000"/>
                <w:sz w:val="18"/>
                <w:szCs w:val="18"/>
                <w:lang w:bidi="ar"/>
              </w:rPr>
              <w:t>Service</w:t>
            </w:r>
            <w:r>
              <w:rPr>
                <w:rFonts w:ascii="Arial" w:eastAsia="Microsoft YaHei" w:hAnsi="Arial" w:cs="Arial" w:hint="eastAsia"/>
                <w:color w:val="000000"/>
                <w:sz w:val="18"/>
                <w:szCs w:val="18"/>
                <w:lang w:bidi="ar"/>
              </w:rPr>
              <w:t xml:space="preserve"> man-</w:t>
            </w:r>
            <w:r w:rsidR="00D4400C">
              <w:rPr>
                <w:rFonts w:ascii="Arial" w:eastAsia="Microsoft YaHei" w:hAnsi="Arial" w:cs="Arial" w:hint="eastAsia"/>
                <w:color w:val="000000"/>
                <w:sz w:val="18"/>
                <w:szCs w:val="18"/>
                <w:lang w:bidi="ar"/>
              </w:rPr>
              <w:t>days</w:t>
            </w:r>
          </w:p>
        </w:tc>
        <w:tc>
          <w:tcPr>
            <w:tcW w:w="1629" w:type="dxa"/>
            <w:shd w:val="clear" w:color="auto" w:fill="DDD9C4"/>
            <w:vAlign w:val="center"/>
          </w:tcPr>
          <w:p w14:paraId="6A7F5218" w14:textId="6ADE4017" w:rsidR="002B71B4" w:rsidRPr="001A010E" w:rsidRDefault="002B71B4" w:rsidP="001A010E">
            <w:pPr>
              <w:spacing w:line="312" w:lineRule="auto"/>
              <w:jc w:val="center"/>
              <w:rPr>
                <w:rFonts w:ascii="Arial" w:eastAsia="Microsoft YaHei" w:hAnsi="Arial" w:cs="Arial"/>
                <w:color w:val="000000"/>
                <w:sz w:val="20"/>
                <w:szCs w:val="20"/>
              </w:rPr>
            </w:pPr>
            <w:r>
              <w:rPr>
                <w:rFonts w:ascii="Arial" w:eastAsia="Microsoft YaHei" w:hAnsi="Arial" w:cs="Arial" w:hint="eastAsia"/>
                <w:color w:val="000000"/>
                <w:sz w:val="18"/>
                <w:szCs w:val="18"/>
                <w:lang w:bidi="ar"/>
              </w:rPr>
              <w:t xml:space="preserve">Working </w:t>
            </w:r>
            <w:r w:rsidR="00D4400C">
              <w:rPr>
                <w:rFonts w:ascii="Arial" w:eastAsia="Microsoft YaHei" w:hAnsi="Arial" w:cs="Arial" w:hint="eastAsia"/>
                <w:color w:val="000000"/>
                <w:sz w:val="18"/>
                <w:szCs w:val="18"/>
                <w:lang w:bidi="ar"/>
              </w:rPr>
              <w:t>month</w:t>
            </w:r>
            <w:r w:rsidR="008C1CEB">
              <w:rPr>
                <w:rFonts w:ascii="Arial" w:eastAsia="Microsoft YaHei" w:hAnsi="Arial" w:cs="Arial" w:hint="eastAsia"/>
                <w:color w:val="000000"/>
                <w:sz w:val="18"/>
                <w:szCs w:val="18"/>
                <w:lang w:bidi="ar"/>
              </w:rPr>
              <w:t>s</w:t>
            </w:r>
          </w:p>
        </w:tc>
        <w:tc>
          <w:tcPr>
            <w:tcW w:w="1134" w:type="dxa"/>
            <w:shd w:val="clear" w:color="auto" w:fill="DDD9C4"/>
          </w:tcPr>
          <w:p w14:paraId="58411B2B" w14:textId="123DF163" w:rsidR="002B71B4" w:rsidRDefault="002B71B4" w:rsidP="004E45DB">
            <w:pPr>
              <w:spacing w:line="312" w:lineRule="auto"/>
              <w:ind w:right="-80"/>
              <w:rPr>
                <w:rFonts w:ascii="Arial" w:eastAsia="Microsoft YaHei" w:hAnsi="Arial" w:cs="Arial"/>
                <w:color w:val="000000"/>
                <w:sz w:val="18"/>
                <w:szCs w:val="18"/>
                <w:lang w:bidi="ar"/>
              </w:rPr>
            </w:pPr>
            <w:r>
              <w:rPr>
                <w:rFonts w:ascii="Arial" w:eastAsia="Microsoft YaHei" w:hAnsi="Arial" w:cs="Arial" w:hint="eastAsia"/>
                <w:color w:val="000000"/>
                <w:sz w:val="18"/>
                <w:szCs w:val="18"/>
                <w:lang w:bidi="ar"/>
              </w:rPr>
              <w:t>Total service man-</w:t>
            </w:r>
            <w:r w:rsidR="00D4400C">
              <w:rPr>
                <w:rFonts w:ascii="Arial" w:eastAsia="Microsoft YaHei" w:hAnsi="Arial" w:cs="Arial" w:hint="eastAsia"/>
                <w:color w:val="000000"/>
                <w:sz w:val="18"/>
                <w:szCs w:val="18"/>
                <w:lang w:bidi="ar"/>
              </w:rPr>
              <w:t>days</w:t>
            </w:r>
          </w:p>
        </w:tc>
        <w:tc>
          <w:tcPr>
            <w:tcW w:w="1559" w:type="dxa"/>
            <w:shd w:val="clear" w:color="auto" w:fill="DDD9C4"/>
            <w:tcMar>
              <w:top w:w="0" w:type="dxa"/>
              <w:left w:w="108" w:type="dxa"/>
              <w:bottom w:w="0" w:type="dxa"/>
              <w:right w:w="108" w:type="dxa"/>
            </w:tcMar>
            <w:vAlign w:val="center"/>
          </w:tcPr>
          <w:p w14:paraId="39941F49" w14:textId="6DEA8018" w:rsidR="002B71B4" w:rsidRPr="004E45DB" w:rsidRDefault="002B71B4" w:rsidP="004E45DB">
            <w:pPr>
              <w:spacing w:line="312" w:lineRule="auto"/>
              <w:ind w:right="-80"/>
              <w:rPr>
                <w:rFonts w:ascii="Arial" w:eastAsia="Microsoft YaHei" w:hAnsi="Arial" w:cs="Arial"/>
                <w:color w:val="000000"/>
                <w:sz w:val="18"/>
                <w:szCs w:val="18"/>
                <w:lang w:bidi="ar"/>
              </w:rPr>
            </w:pPr>
            <w:r>
              <w:rPr>
                <w:rFonts w:ascii="Arial" w:eastAsia="Microsoft YaHei" w:hAnsi="Arial" w:cs="Arial" w:hint="eastAsia"/>
                <w:color w:val="000000"/>
                <w:sz w:val="18"/>
                <w:szCs w:val="18"/>
                <w:lang w:bidi="ar"/>
              </w:rPr>
              <w:t xml:space="preserve">   Total Price</w:t>
            </w:r>
          </w:p>
        </w:tc>
      </w:tr>
      <w:tr w:rsidR="002B71B4" w:rsidRPr="001A010E" w14:paraId="6A7FABAE" w14:textId="77777777" w:rsidTr="002B71B4">
        <w:trPr>
          <w:trHeight w:val="289"/>
        </w:trPr>
        <w:tc>
          <w:tcPr>
            <w:tcW w:w="562" w:type="dxa"/>
            <w:noWrap/>
            <w:tcMar>
              <w:top w:w="0" w:type="dxa"/>
              <w:left w:w="108" w:type="dxa"/>
              <w:bottom w:w="0" w:type="dxa"/>
              <w:right w:w="108" w:type="dxa"/>
            </w:tcMar>
            <w:vAlign w:val="center"/>
          </w:tcPr>
          <w:p w14:paraId="17556AF6" w14:textId="5F67298B" w:rsidR="002B71B4" w:rsidRPr="001A010E" w:rsidRDefault="002B71B4" w:rsidP="001A010E">
            <w:pPr>
              <w:spacing w:line="312" w:lineRule="auto"/>
              <w:jc w:val="center"/>
              <w:rPr>
                <w:rFonts w:ascii="Arial" w:eastAsia="Microsoft YaHei" w:hAnsi="Arial" w:cs="Arial"/>
                <w:color w:val="000000"/>
                <w:sz w:val="20"/>
                <w:szCs w:val="20"/>
              </w:rPr>
            </w:pPr>
            <w:r w:rsidRPr="001A010E">
              <w:rPr>
                <w:rFonts w:ascii="Arial" w:eastAsia="Microsoft YaHei" w:hAnsi="Arial" w:cs="Arial"/>
                <w:color w:val="000000"/>
                <w:sz w:val="20"/>
                <w:szCs w:val="20"/>
              </w:rPr>
              <w:t>1</w:t>
            </w:r>
          </w:p>
        </w:tc>
        <w:tc>
          <w:tcPr>
            <w:tcW w:w="2127" w:type="dxa"/>
            <w:noWrap/>
            <w:tcMar>
              <w:top w:w="0" w:type="dxa"/>
              <w:left w:w="108" w:type="dxa"/>
              <w:bottom w:w="0" w:type="dxa"/>
              <w:right w:w="108" w:type="dxa"/>
            </w:tcMar>
            <w:vAlign w:val="center"/>
          </w:tcPr>
          <w:p w14:paraId="42F51F5B" w14:textId="7D47B9A9" w:rsidR="002B71B4" w:rsidRPr="001A010E" w:rsidRDefault="002B71B4" w:rsidP="001A010E">
            <w:pPr>
              <w:spacing w:line="312" w:lineRule="auto"/>
              <w:rPr>
                <w:rFonts w:ascii="Arial" w:eastAsia="Microsoft YaHei" w:hAnsi="Arial" w:cs="Arial"/>
                <w:color w:val="000000"/>
                <w:sz w:val="20"/>
                <w:szCs w:val="20"/>
              </w:rPr>
            </w:pPr>
            <w:proofErr w:type="gramStart"/>
            <w:r w:rsidRPr="001A010E">
              <w:rPr>
                <w:rFonts w:ascii="Arial" w:eastAsia="Microsoft YaHei" w:hAnsi="Arial" w:cs="Arial"/>
                <w:color w:val="000000"/>
                <w:sz w:val="20"/>
                <w:szCs w:val="20"/>
              </w:rPr>
              <w:t>Level-1</w:t>
            </w:r>
            <w:proofErr w:type="gramEnd"/>
            <w:r w:rsidRPr="001A010E">
              <w:rPr>
                <w:rFonts w:ascii="Arial" w:eastAsia="Microsoft YaHei" w:hAnsi="Arial" w:cs="Arial"/>
                <w:color w:val="000000"/>
                <w:sz w:val="20"/>
                <w:szCs w:val="20"/>
              </w:rPr>
              <w:t xml:space="preserve"> Consulting Service</w:t>
            </w:r>
          </w:p>
        </w:tc>
        <w:tc>
          <w:tcPr>
            <w:tcW w:w="1134" w:type="dxa"/>
            <w:vMerge w:val="restart"/>
            <w:noWrap/>
            <w:tcMar>
              <w:top w:w="0" w:type="dxa"/>
              <w:left w:w="108" w:type="dxa"/>
              <w:bottom w:w="0" w:type="dxa"/>
              <w:right w:w="108" w:type="dxa"/>
            </w:tcMar>
            <w:vAlign w:val="center"/>
          </w:tcPr>
          <w:p w14:paraId="50C0C48B" w14:textId="65C164EA" w:rsidR="002B71B4" w:rsidRPr="001A010E" w:rsidRDefault="002B71B4" w:rsidP="004E45DB">
            <w:pPr>
              <w:spacing w:line="312" w:lineRule="auto"/>
              <w:rPr>
                <w:rFonts w:ascii="Arial" w:eastAsia="Microsoft YaHei" w:hAnsi="Arial" w:cs="Arial"/>
                <w:color w:val="000000"/>
                <w:sz w:val="20"/>
                <w:szCs w:val="20"/>
              </w:rPr>
            </w:pPr>
            <w:r>
              <w:rPr>
                <w:rFonts w:ascii="Arial" w:eastAsia="Microsoft YaHei" w:hAnsi="Arial" w:cs="Arial"/>
                <w:color w:val="000000"/>
                <w:sz w:val="20"/>
                <w:szCs w:val="20"/>
              </w:rPr>
              <w:t>F</w:t>
            </w:r>
            <w:r>
              <w:rPr>
                <w:rFonts w:ascii="Arial" w:eastAsia="Microsoft YaHei" w:hAnsi="Arial" w:cs="Arial" w:hint="eastAsia"/>
                <w:color w:val="000000"/>
                <w:sz w:val="20"/>
                <w:szCs w:val="20"/>
              </w:rPr>
              <w:t>ixed package</w:t>
            </w:r>
          </w:p>
        </w:tc>
        <w:tc>
          <w:tcPr>
            <w:tcW w:w="1489" w:type="dxa"/>
            <w:vMerge w:val="restart"/>
            <w:vAlign w:val="center"/>
          </w:tcPr>
          <w:p w14:paraId="795AB6B0" w14:textId="42123BD4" w:rsidR="002B71B4" w:rsidRPr="001A010E" w:rsidRDefault="00FF4D99" w:rsidP="002B71B4">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3</w:t>
            </w:r>
          </w:p>
        </w:tc>
        <w:tc>
          <w:tcPr>
            <w:tcW w:w="1629" w:type="dxa"/>
            <w:vMerge w:val="restart"/>
            <w:vAlign w:val="center"/>
          </w:tcPr>
          <w:p w14:paraId="31AAB085" w14:textId="16A6A20E" w:rsidR="002B71B4" w:rsidRPr="001A010E" w:rsidRDefault="008C1CEB" w:rsidP="002B71B4">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12</w:t>
            </w:r>
          </w:p>
        </w:tc>
        <w:tc>
          <w:tcPr>
            <w:tcW w:w="1134" w:type="dxa"/>
            <w:vMerge w:val="restart"/>
            <w:vAlign w:val="center"/>
          </w:tcPr>
          <w:p w14:paraId="50AEA2C3" w14:textId="2A4AB8A3" w:rsidR="002B71B4" w:rsidRPr="001A010E" w:rsidRDefault="008C1CEB" w:rsidP="002B71B4">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36</w:t>
            </w:r>
          </w:p>
        </w:tc>
        <w:tc>
          <w:tcPr>
            <w:tcW w:w="1559" w:type="dxa"/>
            <w:vMerge w:val="restart"/>
            <w:noWrap/>
            <w:tcMar>
              <w:top w:w="0" w:type="dxa"/>
              <w:left w:w="108" w:type="dxa"/>
              <w:bottom w:w="0" w:type="dxa"/>
              <w:right w:w="108" w:type="dxa"/>
            </w:tcMar>
            <w:vAlign w:val="center"/>
          </w:tcPr>
          <w:p w14:paraId="0E40E436" w14:textId="1E0E0B9F" w:rsidR="002B71B4" w:rsidRPr="001A010E" w:rsidRDefault="00DA01EC" w:rsidP="008C7B5E">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19,800</w:t>
            </w:r>
          </w:p>
        </w:tc>
      </w:tr>
      <w:tr w:rsidR="002B71B4" w:rsidRPr="001A010E" w14:paraId="45277049" w14:textId="77777777" w:rsidTr="002B71B4">
        <w:trPr>
          <w:trHeight w:val="289"/>
        </w:trPr>
        <w:tc>
          <w:tcPr>
            <w:tcW w:w="562" w:type="dxa"/>
            <w:noWrap/>
            <w:tcMar>
              <w:top w:w="0" w:type="dxa"/>
              <w:left w:w="108" w:type="dxa"/>
              <w:bottom w:w="0" w:type="dxa"/>
              <w:right w:w="108" w:type="dxa"/>
            </w:tcMar>
            <w:vAlign w:val="center"/>
          </w:tcPr>
          <w:p w14:paraId="69AB54CC" w14:textId="13B1A70B" w:rsidR="002B71B4" w:rsidRPr="001A010E" w:rsidRDefault="002B71B4" w:rsidP="001A010E">
            <w:pPr>
              <w:spacing w:line="312" w:lineRule="auto"/>
              <w:jc w:val="center"/>
              <w:rPr>
                <w:rFonts w:ascii="Arial" w:eastAsia="Microsoft YaHei" w:hAnsi="Arial" w:cs="Arial"/>
                <w:color w:val="000000"/>
                <w:sz w:val="20"/>
                <w:szCs w:val="20"/>
              </w:rPr>
            </w:pPr>
            <w:r w:rsidRPr="001A010E">
              <w:rPr>
                <w:rFonts w:ascii="Arial" w:eastAsia="Microsoft YaHei" w:hAnsi="Arial" w:cs="Arial"/>
                <w:color w:val="000000"/>
                <w:sz w:val="20"/>
                <w:szCs w:val="20"/>
              </w:rPr>
              <w:t>2</w:t>
            </w:r>
          </w:p>
        </w:tc>
        <w:tc>
          <w:tcPr>
            <w:tcW w:w="2127" w:type="dxa"/>
            <w:noWrap/>
            <w:tcMar>
              <w:top w:w="0" w:type="dxa"/>
              <w:left w:w="108" w:type="dxa"/>
              <w:bottom w:w="0" w:type="dxa"/>
              <w:right w:w="108" w:type="dxa"/>
            </w:tcMar>
            <w:vAlign w:val="center"/>
          </w:tcPr>
          <w:p w14:paraId="6CE11257" w14:textId="6F3BCBD4" w:rsidR="002B71B4" w:rsidRPr="001A010E" w:rsidRDefault="002B71B4" w:rsidP="001A010E">
            <w:pPr>
              <w:spacing w:line="312" w:lineRule="auto"/>
              <w:rPr>
                <w:rFonts w:ascii="Arial" w:eastAsia="Microsoft YaHei" w:hAnsi="Arial" w:cs="Arial"/>
                <w:color w:val="000000"/>
                <w:sz w:val="20"/>
                <w:szCs w:val="20"/>
              </w:rPr>
            </w:pPr>
            <w:proofErr w:type="gramStart"/>
            <w:r w:rsidRPr="001A010E">
              <w:rPr>
                <w:rFonts w:ascii="Arial" w:eastAsia="Microsoft YaHei" w:hAnsi="Arial" w:cs="Arial"/>
                <w:color w:val="000000"/>
                <w:sz w:val="20"/>
                <w:szCs w:val="20"/>
              </w:rPr>
              <w:t>Level-2</w:t>
            </w:r>
            <w:proofErr w:type="gramEnd"/>
            <w:r w:rsidRPr="001A010E">
              <w:rPr>
                <w:rFonts w:ascii="Arial" w:eastAsia="Microsoft YaHei" w:hAnsi="Arial" w:cs="Arial"/>
                <w:color w:val="000000"/>
                <w:sz w:val="20"/>
                <w:szCs w:val="20"/>
              </w:rPr>
              <w:t xml:space="preserve"> Consulting Service</w:t>
            </w:r>
          </w:p>
        </w:tc>
        <w:tc>
          <w:tcPr>
            <w:tcW w:w="1134" w:type="dxa"/>
            <w:vMerge/>
            <w:noWrap/>
            <w:tcMar>
              <w:top w:w="0" w:type="dxa"/>
              <w:left w:w="108" w:type="dxa"/>
              <w:bottom w:w="0" w:type="dxa"/>
              <w:right w:w="108" w:type="dxa"/>
            </w:tcMar>
            <w:vAlign w:val="center"/>
          </w:tcPr>
          <w:p w14:paraId="11897397" w14:textId="0C0B2523" w:rsidR="002B71B4" w:rsidRPr="001A010E" w:rsidRDefault="002B71B4" w:rsidP="001A010E">
            <w:pPr>
              <w:spacing w:line="312" w:lineRule="auto"/>
              <w:rPr>
                <w:rFonts w:ascii="Arial" w:eastAsia="Microsoft YaHei" w:hAnsi="Arial" w:cs="Arial"/>
                <w:color w:val="000000"/>
                <w:sz w:val="20"/>
                <w:szCs w:val="20"/>
              </w:rPr>
            </w:pPr>
          </w:p>
        </w:tc>
        <w:tc>
          <w:tcPr>
            <w:tcW w:w="1489" w:type="dxa"/>
            <w:vMerge/>
          </w:tcPr>
          <w:p w14:paraId="58B039D9" w14:textId="77777777" w:rsidR="002B71B4" w:rsidRPr="001A010E" w:rsidRDefault="002B71B4" w:rsidP="001A010E">
            <w:pPr>
              <w:spacing w:line="312" w:lineRule="auto"/>
              <w:jc w:val="center"/>
              <w:rPr>
                <w:rFonts w:ascii="Arial" w:eastAsia="Microsoft YaHei" w:hAnsi="Arial" w:cs="Arial"/>
                <w:color w:val="000000"/>
                <w:sz w:val="20"/>
                <w:szCs w:val="20"/>
              </w:rPr>
            </w:pPr>
          </w:p>
        </w:tc>
        <w:tc>
          <w:tcPr>
            <w:tcW w:w="1629" w:type="dxa"/>
            <w:vMerge/>
          </w:tcPr>
          <w:p w14:paraId="26074F0F" w14:textId="281F6D48" w:rsidR="002B71B4" w:rsidRPr="001A010E" w:rsidRDefault="002B71B4" w:rsidP="001A010E">
            <w:pPr>
              <w:spacing w:line="312" w:lineRule="auto"/>
              <w:jc w:val="center"/>
              <w:rPr>
                <w:rFonts w:ascii="Arial" w:eastAsia="Microsoft YaHei" w:hAnsi="Arial" w:cs="Arial"/>
                <w:color w:val="000000"/>
                <w:sz w:val="20"/>
                <w:szCs w:val="20"/>
              </w:rPr>
            </w:pPr>
          </w:p>
        </w:tc>
        <w:tc>
          <w:tcPr>
            <w:tcW w:w="1134" w:type="dxa"/>
            <w:vMerge/>
          </w:tcPr>
          <w:p w14:paraId="5C2628A4" w14:textId="77777777" w:rsidR="002B71B4" w:rsidRPr="001A010E" w:rsidRDefault="002B71B4" w:rsidP="001A010E">
            <w:pPr>
              <w:spacing w:line="312" w:lineRule="auto"/>
              <w:jc w:val="center"/>
              <w:rPr>
                <w:rFonts w:ascii="Arial" w:eastAsia="Microsoft YaHei" w:hAnsi="Arial" w:cs="Arial"/>
                <w:color w:val="000000"/>
                <w:sz w:val="20"/>
                <w:szCs w:val="20"/>
              </w:rPr>
            </w:pPr>
          </w:p>
        </w:tc>
        <w:tc>
          <w:tcPr>
            <w:tcW w:w="1559" w:type="dxa"/>
            <w:vMerge/>
            <w:noWrap/>
            <w:tcMar>
              <w:top w:w="0" w:type="dxa"/>
              <w:left w:w="108" w:type="dxa"/>
              <w:bottom w:w="0" w:type="dxa"/>
              <w:right w:w="108" w:type="dxa"/>
            </w:tcMar>
            <w:vAlign w:val="center"/>
          </w:tcPr>
          <w:p w14:paraId="6124358E" w14:textId="56A6E82F" w:rsidR="002B71B4" w:rsidRPr="001A010E" w:rsidRDefault="002B71B4" w:rsidP="001A010E">
            <w:pPr>
              <w:spacing w:line="312" w:lineRule="auto"/>
              <w:jc w:val="center"/>
              <w:rPr>
                <w:rFonts w:ascii="Arial" w:eastAsia="Microsoft YaHei" w:hAnsi="Arial" w:cs="Arial"/>
                <w:color w:val="000000"/>
                <w:sz w:val="20"/>
                <w:szCs w:val="20"/>
              </w:rPr>
            </w:pPr>
          </w:p>
        </w:tc>
      </w:tr>
      <w:tr w:rsidR="002B71B4" w:rsidRPr="001A010E" w14:paraId="43433D1C" w14:textId="77777777" w:rsidTr="002B71B4">
        <w:trPr>
          <w:trHeight w:val="289"/>
        </w:trPr>
        <w:tc>
          <w:tcPr>
            <w:tcW w:w="8075" w:type="dxa"/>
            <w:gridSpan w:val="6"/>
          </w:tcPr>
          <w:p w14:paraId="65DEFED5" w14:textId="32DB62B3" w:rsidR="002B71B4" w:rsidRPr="004E45DB" w:rsidRDefault="002B71B4" w:rsidP="002B71B4">
            <w:pPr>
              <w:spacing w:line="312" w:lineRule="auto"/>
              <w:jc w:val="right"/>
              <w:rPr>
                <w:rFonts w:ascii="Arial" w:eastAsia="Microsoft YaHei" w:hAnsi="Arial" w:cs="Arial" w:hint="eastAsia"/>
                <w:b/>
                <w:bCs/>
                <w:color w:val="000000"/>
                <w:sz w:val="20"/>
                <w:szCs w:val="20"/>
              </w:rPr>
            </w:pPr>
            <w:r w:rsidRPr="004E45DB">
              <w:rPr>
                <w:rFonts w:ascii="Arial" w:eastAsia="Microsoft YaHei" w:hAnsi="Arial" w:cs="Arial"/>
                <w:b/>
                <w:bCs/>
                <w:color w:val="000000"/>
                <w:sz w:val="18"/>
                <w:szCs w:val="18"/>
                <w:lang w:bidi="ar"/>
              </w:rPr>
              <w:lastRenderedPageBreak/>
              <w:t>Total Price</w:t>
            </w:r>
            <w:r w:rsidR="00DA01EC">
              <w:rPr>
                <w:rFonts w:ascii="Arial" w:eastAsia="Microsoft YaHei" w:hAnsi="Arial" w:cs="Arial" w:hint="eastAsia"/>
                <w:b/>
                <w:bCs/>
                <w:color w:val="000000"/>
                <w:sz w:val="18"/>
                <w:szCs w:val="18"/>
                <w:lang w:bidi="ar"/>
              </w:rPr>
              <w:t xml:space="preserve">: tax excluded </w:t>
            </w:r>
            <w:r w:rsidRPr="004E45DB">
              <w:rPr>
                <w:rFonts w:ascii="Arial" w:eastAsia="Microsoft YaHei" w:hAnsi="Arial" w:cs="Arial"/>
                <w:b/>
                <w:bCs/>
                <w:color w:val="000000"/>
                <w:sz w:val="18"/>
                <w:szCs w:val="18"/>
                <w:lang w:bidi="ar"/>
              </w:rPr>
              <w:t>(</w:t>
            </w:r>
            <w:r w:rsidR="00FF4D99">
              <w:rPr>
                <w:rFonts w:ascii="Arial" w:eastAsia="Microsoft YaHei" w:hAnsi="Arial" w:cs="Arial" w:hint="eastAsia"/>
                <w:b/>
                <w:bCs/>
                <w:color w:val="000000"/>
                <w:sz w:val="18"/>
                <w:szCs w:val="18"/>
                <w:lang w:bidi="ar"/>
              </w:rPr>
              <w:t>USD</w:t>
            </w:r>
            <w:r w:rsidRPr="004E45DB">
              <w:rPr>
                <w:rFonts w:ascii="Arial" w:eastAsia="Microsoft YaHei" w:hAnsi="Arial" w:cs="Arial"/>
                <w:b/>
                <w:bCs/>
                <w:color w:val="000000"/>
                <w:sz w:val="18"/>
                <w:szCs w:val="18"/>
                <w:lang w:bidi="ar"/>
              </w:rPr>
              <w:t>)</w:t>
            </w:r>
            <w:r w:rsidR="0015294B">
              <w:rPr>
                <w:rFonts w:ascii="Arial" w:eastAsia="Microsoft YaHei" w:hAnsi="Arial" w:cs="Arial" w:hint="eastAsia"/>
                <w:b/>
                <w:bCs/>
                <w:color w:val="000000"/>
                <w:sz w:val="18"/>
                <w:szCs w:val="18"/>
                <w:lang w:bidi="ar"/>
              </w:rPr>
              <w:t xml:space="preserve">  </w:t>
            </w:r>
          </w:p>
        </w:tc>
        <w:tc>
          <w:tcPr>
            <w:tcW w:w="1559" w:type="dxa"/>
            <w:noWrap/>
            <w:tcMar>
              <w:top w:w="0" w:type="dxa"/>
              <w:left w:w="108" w:type="dxa"/>
              <w:bottom w:w="0" w:type="dxa"/>
              <w:right w:w="108" w:type="dxa"/>
            </w:tcMar>
            <w:vAlign w:val="center"/>
          </w:tcPr>
          <w:p w14:paraId="617792AF" w14:textId="6D800CD9" w:rsidR="002B71B4" w:rsidRPr="004E45DB" w:rsidRDefault="00DA01EC" w:rsidP="001A010E">
            <w:pPr>
              <w:spacing w:line="312" w:lineRule="auto"/>
              <w:jc w:val="center"/>
              <w:rPr>
                <w:rFonts w:ascii="Arial" w:eastAsia="Microsoft YaHei" w:hAnsi="Arial" w:cs="Arial" w:hint="eastAsia"/>
                <w:b/>
                <w:bCs/>
                <w:color w:val="000000"/>
                <w:sz w:val="20"/>
                <w:szCs w:val="20"/>
              </w:rPr>
            </w:pPr>
            <w:r>
              <w:rPr>
                <w:rFonts w:ascii="Arial" w:eastAsia="Microsoft YaHei" w:hAnsi="Arial" w:cs="Arial" w:hint="eastAsia"/>
                <w:b/>
                <w:bCs/>
                <w:color w:val="000000"/>
                <w:sz w:val="20"/>
                <w:szCs w:val="20"/>
              </w:rPr>
              <w:t>19,800</w:t>
            </w:r>
          </w:p>
        </w:tc>
      </w:tr>
      <w:tr w:rsidR="00DA01EC" w:rsidRPr="001A010E" w14:paraId="47C29351" w14:textId="77777777" w:rsidTr="002B71B4">
        <w:trPr>
          <w:trHeight w:val="289"/>
        </w:trPr>
        <w:tc>
          <w:tcPr>
            <w:tcW w:w="8075" w:type="dxa"/>
            <w:gridSpan w:val="6"/>
          </w:tcPr>
          <w:p w14:paraId="47954266" w14:textId="5F2F8A87" w:rsidR="00DA01EC" w:rsidRPr="004E45DB" w:rsidRDefault="00DA01EC" w:rsidP="002B71B4">
            <w:pPr>
              <w:spacing w:line="312" w:lineRule="auto"/>
              <w:jc w:val="right"/>
              <w:rPr>
                <w:rFonts w:ascii="Arial" w:eastAsia="Microsoft YaHei" w:hAnsi="Arial" w:cs="Arial" w:hint="eastAsia"/>
                <w:b/>
                <w:bCs/>
                <w:color w:val="000000"/>
                <w:sz w:val="18"/>
                <w:szCs w:val="18"/>
                <w:lang w:bidi="ar"/>
              </w:rPr>
            </w:pPr>
            <w:r>
              <w:rPr>
                <w:rFonts w:ascii="Arial" w:eastAsia="Microsoft YaHei" w:hAnsi="Arial" w:cs="Arial" w:hint="eastAsia"/>
                <w:b/>
                <w:bCs/>
                <w:color w:val="000000"/>
                <w:sz w:val="18"/>
                <w:szCs w:val="18"/>
                <w:lang w:bidi="ar"/>
              </w:rPr>
              <w:t>6%</w:t>
            </w:r>
          </w:p>
        </w:tc>
        <w:tc>
          <w:tcPr>
            <w:tcW w:w="1559" w:type="dxa"/>
            <w:noWrap/>
            <w:tcMar>
              <w:top w:w="0" w:type="dxa"/>
              <w:left w:w="108" w:type="dxa"/>
              <w:bottom w:w="0" w:type="dxa"/>
              <w:right w:w="108" w:type="dxa"/>
            </w:tcMar>
            <w:vAlign w:val="center"/>
          </w:tcPr>
          <w:p w14:paraId="44212CDA" w14:textId="11D64C84" w:rsidR="00DA01EC" w:rsidRPr="004E45DB" w:rsidRDefault="00DA01EC" w:rsidP="001A010E">
            <w:pPr>
              <w:spacing w:line="312" w:lineRule="auto"/>
              <w:jc w:val="center"/>
              <w:rPr>
                <w:rFonts w:ascii="Arial" w:eastAsia="Microsoft YaHei" w:hAnsi="Arial" w:cs="Arial" w:hint="eastAsia"/>
                <w:b/>
                <w:bCs/>
                <w:color w:val="000000"/>
                <w:sz w:val="20"/>
                <w:szCs w:val="20"/>
              </w:rPr>
            </w:pPr>
            <w:r>
              <w:rPr>
                <w:rFonts w:ascii="Arial" w:eastAsia="Microsoft YaHei" w:hAnsi="Arial" w:cs="Arial" w:hint="eastAsia"/>
                <w:b/>
                <w:bCs/>
                <w:color w:val="000000"/>
                <w:sz w:val="20"/>
                <w:szCs w:val="20"/>
              </w:rPr>
              <w:t>1,188</w:t>
            </w:r>
          </w:p>
        </w:tc>
      </w:tr>
      <w:tr w:rsidR="00DA01EC" w:rsidRPr="001A010E" w14:paraId="6AE86C35" w14:textId="77777777" w:rsidTr="002B71B4">
        <w:trPr>
          <w:trHeight w:val="289"/>
        </w:trPr>
        <w:tc>
          <w:tcPr>
            <w:tcW w:w="8075" w:type="dxa"/>
            <w:gridSpan w:val="6"/>
          </w:tcPr>
          <w:p w14:paraId="11F66842" w14:textId="086998D1" w:rsidR="00DA01EC" w:rsidRDefault="00DA01EC" w:rsidP="00DA01EC">
            <w:pPr>
              <w:spacing w:line="312" w:lineRule="auto"/>
              <w:jc w:val="right"/>
              <w:rPr>
                <w:rFonts w:ascii="Arial" w:eastAsia="Microsoft YaHei" w:hAnsi="Arial" w:cs="Arial" w:hint="eastAsia"/>
                <w:b/>
                <w:bCs/>
                <w:color w:val="000000"/>
                <w:sz w:val="18"/>
                <w:szCs w:val="18"/>
                <w:lang w:bidi="ar"/>
              </w:rPr>
            </w:pPr>
            <w:r w:rsidRPr="004E45DB">
              <w:rPr>
                <w:rFonts w:ascii="Arial" w:eastAsia="Microsoft YaHei" w:hAnsi="Arial" w:cs="Arial"/>
                <w:b/>
                <w:bCs/>
                <w:color w:val="000000"/>
                <w:sz w:val="18"/>
                <w:szCs w:val="18"/>
                <w:lang w:bidi="ar"/>
              </w:rPr>
              <w:t>Total Price</w:t>
            </w:r>
            <w:r>
              <w:rPr>
                <w:rFonts w:ascii="Arial" w:eastAsia="Microsoft YaHei" w:hAnsi="Arial" w:cs="Arial" w:hint="eastAsia"/>
                <w:b/>
                <w:bCs/>
                <w:color w:val="000000"/>
                <w:sz w:val="18"/>
                <w:szCs w:val="18"/>
                <w:lang w:bidi="ar"/>
              </w:rPr>
              <w:t xml:space="preserve">: tax </w:t>
            </w:r>
            <w:r>
              <w:rPr>
                <w:rFonts w:ascii="Arial" w:eastAsia="Microsoft YaHei" w:hAnsi="Arial" w:cs="Arial" w:hint="eastAsia"/>
                <w:b/>
                <w:bCs/>
                <w:color w:val="000000"/>
                <w:sz w:val="18"/>
                <w:szCs w:val="18"/>
                <w:lang w:bidi="ar"/>
              </w:rPr>
              <w:t>in</w:t>
            </w:r>
            <w:r>
              <w:rPr>
                <w:rFonts w:ascii="Arial" w:eastAsia="Microsoft YaHei" w:hAnsi="Arial" w:cs="Arial" w:hint="eastAsia"/>
                <w:b/>
                <w:bCs/>
                <w:color w:val="000000"/>
                <w:sz w:val="18"/>
                <w:szCs w:val="18"/>
                <w:lang w:bidi="ar"/>
              </w:rPr>
              <w:t xml:space="preserve">cluded </w:t>
            </w:r>
            <w:r w:rsidRPr="004E45DB">
              <w:rPr>
                <w:rFonts w:ascii="Arial" w:eastAsia="Microsoft YaHei" w:hAnsi="Arial" w:cs="Arial"/>
                <w:b/>
                <w:bCs/>
                <w:color w:val="000000"/>
                <w:sz w:val="18"/>
                <w:szCs w:val="18"/>
                <w:lang w:bidi="ar"/>
              </w:rPr>
              <w:t>(</w:t>
            </w:r>
            <w:r>
              <w:rPr>
                <w:rFonts w:ascii="Arial" w:eastAsia="Microsoft YaHei" w:hAnsi="Arial" w:cs="Arial" w:hint="eastAsia"/>
                <w:b/>
                <w:bCs/>
                <w:color w:val="000000"/>
                <w:sz w:val="18"/>
                <w:szCs w:val="18"/>
                <w:lang w:bidi="ar"/>
              </w:rPr>
              <w:t>USD</w:t>
            </w:r>
            <w:r w:rsidRPr="004E45DB">
              <w:rPr>
                <w:rFonts w:ascii="Arial" w:eastAsia="Microsoft YaHei" w:hAnsi="Arial" w:cs="Arial"/>
                <w:b/>
                <w:bCs/>
                <w:color w:val="000000"/>
                <w:sz w:val="18"/>
                <w:szCs w:val="18"/>
                <w:lang w:bidi="ar"/>
              </w:rPr>
              <w:t>)</w:t>
            </w:r>
            <w:r>
              <w:rPr>
                <w:rFonts w:ascii="Arial" w:eastAsia="Microsoft YaHei" w:hAnsi="Arial" w:cs="Arial" w:hint="eastAsia"/>
                <w:b/>
                <w:bCs/>
                <w:color w:val="000000"/>
                <w:sz w:val="18"/>
                <w:szCs w:val="18"/>
                <w:lang w:bidi="ar"/>
              </w:rPr>
              <w:t xml:space="preserve">  </w:t>
            </w:r>
          </w:p>
        </w:tc>
        <w:tc>
          <w:tcPr>
            <w:tcW w:w="1559" w:type="dxa"/>
            <w:noWrap/>
            <w:tcMar>
              <w:top w:w="0" w:type="dxa"/>
              <w:left w:w="108" w:type="dxa"/>
              <w:bottom w:w="0" w:type="dxa"/>
              <w:right w:w="108" w:type="dxa"/>
            </w:tcMar>
            <w:vAlign w:val="center"/>
          </w:tcPr>
          <w:p w14:paraId="350A6599" w14:textId="0917E1A6" w:rsidR="00DA01EC" w:rsidRDefault="00DA01EC" w:rsidP="00DA01EC">
            <w:pPr>
              <w:spacing w:line="312" w:lineRule="auto"/>
              <w:jc w:val="center"/>
              <w:rPr>
                <w:rFonts w:ascii="Arial" w:eastAsia="Microsoft YaHei" w:hAnsi="Arial" w:cs="Arial" w:hint="eastAsia"/>
                <w:b/>
                <w:bCs/>
                <w:color w:val="000000"/>
                <w:sz w:val="20"/>
                <w:szCs w:val="20"/>
              </w:rPr>
            </w:pPr>
            <w:r>
              <w:rPr>
                <w:rFonts w:ascii="Arial" w:eastAsia="Microsoft YaHei" w:hAnsi="Arial" w:cs="Arial" w:hint="eastAsia"/>
                <w:b/>
                <w:bCs/>
                <w:color w:val="000000"/>
                <w:sz w:val="20"/>
                <w:szCs w:val="20"/>
              </w:rPr>
              <w:t>20,988</w:t>
            </w:r>
          </w:p>
        </w:tc>
      </w:tr>
    </w:tbl>
    <w:p w14:paraId="7AE4AA46" w14:textId="3BD9C31C" w:rsidR="009242EF" w:rsidRPr="001A010E" w:rsidRDefault="009242EF" w:rsidP="001A010E">
      <w:pPr>
        <w:spacing w:line="312" w:lineRule="auto"/>
        <w:rPr>
          <w:rFonts w:ascii="Arial" w:eastAsia="Microsoft YaHei" w:hAnsi="Arial" w:cs="Arial"/>
          <w:color w:val="000000"/>
          <w:sz w:val="18"/>
          <w:szCs w:val="18"/>
        </w:rPr>
      </w:pPr>
    </w:p>
    <w:p w14:paraId="6BAA6292" w14:textId="77777777" w:rsidR="009242EF" w:rsidRPr="001A010E" w:rsidRDefault="009242EF" w:rsidP="001A010E">
      <w:pPr>
        <w:spacing w:line="312" w:lineRule="auto"/>
        <w:rPr>
          <w:rFonts w:ascii="Arial" w:eastAsia="Microsoft YaHei" w:hAnsi="Arial" w:cs="Arial"/>
          <w:color w:val="000000"/>
          <w:sz w:val="18"/>
          <w:szCs w:val="18"/>
        </w:rPr>
      </w:pPr>
    </w:p>
    <w:p w14:paraId="40B638BD" w14:textId="781A6025" w:rsidR="0004655A" w:rsidRPr="001A010E" w:rsidRDefault="00114611" w:rsidP="001A010E">
      <w:pPr>
        <w:spacing w:line="312" w:lineRule="auto"/>
        <w:jc w:val="both"/>
        <w:rPr>
          <w:rFonts w:ascii="Arial" w:eastAsia="Microsoft YaHei" w:hAnsi="Arial" w:cs="Arial"/>
          <w:color w:val="000000" w:themeColor="text1"/>
          <w:sz w:val="18"/>
          <w:szCs w:val="18"/>
        </w:rPr>
      </w:pPr>
      <w:r w:rsidRPr="001A010E">
        <w:rPr>
          <w:rFonts w:ascii="Arial" w:eastAsia="Microsoft YaHei" w:hAnsi="Arial" w:cs="Arial"/>
          <w:b/>
          <w:color w:val="000000"/>
          <w:sz w:val="18"/>
          <w:szCs w:val="18"/>
        </w:rPr>
        <w:t xml:space="preserve">3.  </w:t>
      </w:r>
      <w:r w:rsidR="00D30466" w:rsidRPr="001A010E">
        <w:rPr>
          <w:rFonts w:ascii="Arial" w:eastAsia="Microsoft YaHei" w:hAnsi="Arial" w:cs="Arial"/>
          <w:b/>
          <w:color w:val="000000"/>
          <w:sz w:val="18"/>
          <w:szCs w:val="18"/>
        </w:rPr>
        <w:t>Payment terms</w:t>
      </w:r>
    </w:p>
    <w:p w14:paraId="64609719" w14:textId="6A4F276C" w:rsidR="00A36361" w:rsidRPr="001A010E" w:rsidRDefault="00A36361" w:rsidP="001A010E">
      <w:pPr>
        <w:pStyle w:val="Default"/>
        <w:spacing w:line="312" w:lineRule="auto"/>
        <w:jc w:val="both"/>
        <w:rPr>
          <w:rFonts w:eastAsia="Microsoft YaHei"/>
          <w:color w:val="000000" w:themeColor="text1"/>
          <w:sz w:val="18"/>
          <w:szCs w:val="18"/>
        </w:rPr>
      </w:pPr>
      <w:r w:rsidRPr="001A010E">
        <w:rPr>
          <w:rFonts w:eastAsia="Microsoft YaHei"/>
          <w:color w:val="000000" w:themeColor="text1"/>
          <w:sz w:val="18"/>
          <w:szCs w:val="18"/>
        </w:rPr>
        <w:t xml:space="preserve">- Contract duration: </w:t>
      </w:r>
      <w:r w:rsidR="00F252F4">
        <w:rPr>
          <w:rFonts w:eastAsia="Microsoft YaHei" w:hint="eastAsia"/>
          <w:color w:val="000000" w:themeColor="text1"/>
          <w:sz w:val="18"/>
          <w:szCs w:val="18"/>
        </w:rPr>
        <w:t>Jun</w:t>
      </w:r>
      <w:r w:rsidR="00CC6B95" w:rsidRPr="001A010E">
        <w:rPr>
          <w:rFonts w:eastAsia="Microsoft YaHei"/>
          <w:color w:val="000000" w:themeColor="text1"/>
          <w:sz w:val="18"/>
          <w:szCs w:val="18"/>
        </w:rPr>
        <w:t xml:space="preserve"> 1, </w:t>
      </w:r>
      <w:proofErr w:type="gramStart"/>
      <w:r w:rsidRPr="001A010E">
        <w:rPr>
          <w:rFonts w:eastAsia="Microsoft YaHei"/>
          <w:color w:val="000000" w:themeColor="text1"/>
          <w:sz w:val="18"/>
          <w:szCs w:val="18"/>
        </w:rPr>
        <w:t>202</w:t>
      </w:r>
      <w:r w:rsidR="00B12D2A" w:rsidRPr="001A010E">
        <w:rPr>
          <w:rFonts w:eastAsia="Microsoft YaHei"/>
          <w:color w:val="000000" w:themeColor="text1"/>
          <w:sz w:val="18"/>
          <w:szCs w:val="18"/>
        </w:rPr>
        <w:t>6</w:t>
      </w:r>
      <w:proofErr w:type="gramEnd"/>
      <w:r w:rsidR="00CC6B95" w:rsidRPr="001A010E">
        <w:rPr>
          <w:rFonts w:eastAsia="Microsoft YaHei"/>
          <w:color w:val="000000" w:themeColor="text1"/>
          <w:sz w:val="18"/>
          <w:szCs w:val="18"/>
        </w:rPr>
        <w:t xml:space="preserve"> to </w:t>
      </w:r>
      <w:r w:rsidR="00F252F4">
        <w:rPr>
          <w:rFonts w:eastAsia="Microsoft YaHei" w:hint="eastAsia"/>
          <w:color w:val="000000" w:themeColor="text1"/>
          <w:sz w:val="18"/>
          <w:szCs w:val="18"/>
        </w:rPr>
        <w:t>May</w:t>
      </w:r>
      <w:r w:rsidR="00CC6B95" w:rsidRPr="001A010E">
        <w:rPr>
          <w:rFonts w:eastAsia="Microsoft YaHei"/>
          <w:color w:val="000000" w:themeColor="text1"/>
          <w:sz w:val="18"/>
          <w:szCs w:val="18"/>
        </w:rPr>
        <w:t xml:space="preserve"> 31,</w:t>
      </w:r>
      <w:r w:rsidRPr="001A010E">
        <w:rPr>
          <w:rFonts w:eastAsia="Microsoft YaHei"/>
          <w:color w:val="000000" w:themeColor="text1"/>
          <w:sz w:val="18"/>
          <w:szCs w:val="18"/>
        </w:rPr>
        <w:t xml:space="preserve"> 202</w:t>
      </w:r>
      <w:r w:rsidR="00F252F4">
        <w:rPr>
          <w:rFonts w:eastAsia="Microsoft YaHei" w:hint="eastAsia"/>
          <w:color w:val="000000" w:themeColor="text1"/>
          <w:sz w:val="18"/>
          <w:szCs w:val="18"/>
        </w:rPr>
        <w:t>7</w:t>
      </w:r>
      <w:r w:rsidRPr="001A010E">
        <w:rPr>
          <w:rFonts w:eastAsia="Microsoft YaHei"/>
          <w:color w:val="000000" w:themeColor="text1"/>
          <w:sz w:val="18"/>
          <w:szCs w:val="18"/>
        </w:rPr>
        <w:t>.</w:t>
      </w:r>
    </w:p>
    <w:p w14:paraId="08AE8411" w14:textId="3A7351EF" w:rsidR="0089381A" w:rsidRDefault="0089381A" w:rsidP="001A010E">
      <w:pPr>
        <w:spacing w:line="312" w:lineRule="auto"/>
        <w:jc w:val="both"/>
        <w:rPr>
          <w:rFonts w:ascii="Arial" w:eastAsia="Microsoft YaHei" w:hAnsi="Arial" w:cs="Arial"/>
          <w:color w:val="000000" w:themeColor="text1"/>
          <w:sz w:val="18"/>
          <w:szCs w:val="18"/>
        </w:rPr>
      </w:pPr>
      <w:r w:rsidRPr="001A010E">
        <w:rPr>
          <w:rFonts w:ascii="Arial" w:eastAsia="Microsoft YaHei" w:hAnsi="Arial" w:cs="Arial"/>
          <w:color w:val="000000" w:themeColor="text1"/>
          <w:sz w:val="18"/>
          <w:szCs w:val="18"/>
        </w:rPr>
        <w:t xml:space="preserve">- </w:t>
      </w:r>
      <w:r w:rsidR="00B75FCB">
        <w:rPr>
          <w:rFonts w:ascii="Arial" w:eastAsia="Microsoft YaHei" w:hAnsi="Arial" w:cs="Arial" w:hint="eastAsia"/>
          <w:color w:val="000000" w:themeColor="text1"/>
          <w:sz w:val="18"/>
          <w:szCs w:val="18"/>
        </w:rPr>
        <w:t>Quarterly payment in advance</w:t>
      </w:r>
      <w:r w:rsidR="002B71B4">
        <w:rPr>
          <w:rFonts w:ascii="Arial" w:eastAsia="Microsoft YaHei" w:hAnsi="Arial" w:cs="Arial" w:hint="eastAsia"/>
          <w:color w:val="000000" w:themeColor="text1"/>
          <w:sz w:val="18"/>
          <w:szCs w:val="18"/>
        </w:rPr>
        <w:t>:</w:t>
      </w:r>
    </w:p>
    <w:tbl>
      <w:tblPr>
        <w:tblStyle w:val="TableGrid"/>
        <w:tblW w:w="0" w:type="auto"/>
        <w:tblLook w:val="04A0" w:firstRow="1" w:lastRow="0" w:firstColumn="1" w:lastColumn="0" w:noHBand="0" w:noVBand="1"/>
      </w:tblPr>
      <w:tblGrid>
        <w:gridCol w:w="3114"/>
        <w:gridCol w:w="1984"/>
        <w:gridCol w:w="1843"/>
      </w:tblGrid>
      <w:tr w:rsidR="00312540" w14:paraId="085BE03B" w14:textId="77777777" w:rsidTr="002B71B4">
        <w:tc>
          <w:tcPr>
            <w:tcW w:w="3114" w:type="dxa"/>
            <w:shd w:val="clear" w:color="auto" w:fill="548DD4" w:themeFill="text2" w:themeFillTint="99"/>
          </w:tcPr>
          <w:p w14:paraId="4C7FBC72" w14:textId="47EAA376" w:rsidR="00312540" w:rsidRPr="002B71B4" w:rsidRDefault="00312540" w:rsidP="001A010E">
            <w:pPr>
              <w:spacing w:line="312" w:lineRule="auto"/>
              <w:jc w:val="both"/>
              <w:rPr>
                <w:rFonts w:ascii="Arial" w:eastAsia="Microsoft YaHei" w:hAnsi="Arial" w:cs="Arial"/>
                <w:b/>
                <w:bCs/>
                <w:color w:val="FFFFFF" w:themeColor="background1"/>
                <w:sz w:val="20"/>
                <w:szCs w:val="20"/>
              </w:rPr>
            </w:pPr>
            <w:r w:rsidRPr="002B71B4">
              <w:rPr>
                <w:rFonts w:ascii="Arial" w:eastAsia="Microsoft YaHei" w:hAnsi="Arial" w:cs="Arial" w:hint="eastAsia"/>
                <w:b/>
                <w:bCs/>
                <w:color w:val="FFFFFF" w:themeColor="background1"/>
                <w:sz w:val="20"/>
                <w:szCs w:val="20"/>
              </w:rPr>
              <w:t>Quarter</w:t>
            </w:r>
            <w:r w:rsidR="00284D9A">
              <w:rPr>
                <w:rFonts w:ascii="Arial" w:eastAsia="Microsoft YaHei" w:hAnsi="Arial" w:cs="Arial" w:hint="eastAsia"/>
                <w:b/>
                <w:bCs/>
                <w:color w:val="FFFFFF" w:themeColor="background1"/>
                <w:sz w:val="20"/>
                <w:szCs w:val="20"/>
              </w:rPr>
              <w:t>ly</w:t>
            </w:r>
            <w:r w:rsidR="002B71B4">
              <w:rPr>
                <w:rFonts w:ascii="Arial" w:eastAsia="Microsoft YaHei" w:hAnsi="Arial" w:cs="Arial" w:hint="eastAsia"/>
                <w:b/>
                <w:bCs/>
                <w:color w:val="FFFFFF" w:themeColor="background1"/>
                <w:sz w:val="20"/>
                <w:szCs w:val="20"/>
              </w:rPr>
              <w:t xml:space="preserve"> Period</w:t>
            </w:r>
          </w:p>
        </w:tc>
        <w:tc>
          <w:tcPr>
            <w:tcW w:w="1984" w:type="dxa"/>
            <w:shd w:val="clear" w:color="auto" w:fill="548DD4" w:themeFill="text2" w:themeFillTint="99"/>
          </w:tcPr>
          <w:p w14:paraId="129F913F" w14:textId="3EFEE00D" w:rsidR="00312540" w:rsidRPr="002B71B4" w:rsidRDefault="00312540" w:rsidP="001A010E">
            <w:pPr>
              <w:spacing w:line="312" w:lineRule="auto"/>
              <w:jc w:val="both"/>
              <w:rPr>
                <w:rFonts w:ascii="Arial" w:eastAsia="Microsoft YaHei" w:hAnsi="Arial" w:cs="Arial"/>
                <w:b/>
                <w:bCs/>
                <w:color w:val="FFFFFF" w:themeColor="background1"/>
                <w:sz w:val="20"/>
                <w:szCs w:val="20"/>
              </w:rPr>
            </w:pPr>
            <w:r w:rsidRPr="002B71B4">
              <w:rPr>
                <w:rFonts w:ascii="Arial" w:eastAsia="Microsoft YaHei" w:hAnsi="Arial" w:cs="Arial" w:hint="eastAsia"/>
                <w:b/>
                <w:bCs/>
                <w:color w:val="FFFFFF" w:themeColor="background1"/>
                <w:sz w:val="20"/>
                <w:szCs w:val="20"/>
              </w:rPr>
              <w:t xml:space="preserve">Planned </w:t>
            </w:r>
            <w:r w:rsidRPr="002B71B4">
              <w:rPr>
                <w:rFonts w:ascii="Arial" w:eastAsia="Microsoft YaHei" w:hAnsi="Arial" w:cs="Arial"/>
                <w:b/>
                <w:bCs/>
                <w:color w:val="FFFFFF" w:themeColor="background1"/>
                <w:sz w:val="18"/>
                <w:szCs w:val="18"/>
                <w:lang w:bidi="ar"/>
              </w:rPr>
              <w:t>Service</w:t>
            </w:r>
            <w:r w:rsidR="008C7B5E">
              <w:rPr>
                <w:rFonts w:ascii="Arial" w:eastAsia="Microsoft YaHei" w:hAnsi="Arial" w:cs="Arial" w:hint="eastAsia"/>
                <w:b/>
                <w:bCs/>
                <w:color w:val="FFFFFF" w:themeColor="background1"/>
                <w:sz w:val="18"/>
                <w:szCs w:val="18"/>
                <w:lang w:bidi="ar"/>
              </w:rPr>
              <w:t xml:space="preserve"> man-</w:t>
            </w:r>
            <w:r w:rsidR="008C7B5E">
              <w:rPr>
                <w:rFonts w:ascii="Arial" w:eastAsia="Microsoft YaHei" w:hAnsi="Arial" w:cs="Arial"/>
                <w:b/>
                <w:bCs/>
                <w:color w:val="FFFFFF" w:themeColor="background1"/>
                <w:sz w:val="18"/>
                <w:szCs w:val="18"/>
                <w:lang w:bidi="ar"/>
              </w:rPr>
              <w:t>day</w:t>
            </w:r>
            <w:r w:rsidRPr="002B71B4">
              <w:rPr>
                <w:rFonts w:ascii="Arial" w:eastAsia="Microsoft YaHei" w:hAnsi="Arial" w:cs="Arial" w:hint="eastAsia"/>
                <w:b/>
                <w:bCs/>
                <w:color w:val="FFFFFF" w:themeColor="background1"/>
                <w:sz w:val="18"/>
                <w:szCs w:val="18"/>
                <w:lang w:bidi="ar"/>
              </w:rPr>
              <w:t>s</w:t>
            </w:r>
          </w:p>
        </w:tc>
        <w:tc>
          <w:tcPr>
            <w:tcW w:w="1843" w:type="dxa"/>
            <w:shd w:val="clear" w:color="auto" w:fill="548DD4" w:themeFill="text2" w:themeFillTint="99"/>
          </w:tcPr>
          <w:p w14:paraId="5B6D3A21" w14:textId="2C9D2D1F" w:rsidR="00312540" w:rsidRPr="002B71B4" w:rsidRDefault="00312540" w:rsidP="001A010E">
            <w:pPr>
              <w:spacing w:line="312" w:lineRule="auto"/>
              <w:jc w:val="both"/>
              <w:rPr>
                <w:rFonts w:ascii="Arial" w:eastAsia="Microsoft YaHei" w:hAnsi="Arial" w:cs="Arial"/>
                <w:b/>
                <w:bCs/>
                <w:color w:val="FFFFFF" w:themeColor="background1"/>
                <w:sz w:val="20"/>
                <w:szCs w:val="20"/>
              </w:rPr>
            </w:pPr>
            <w:r w:rsidRPr="002B71B4">
              <w:rPr>
                <w:rFonts w:ascii="Arial" w:eastAsia="Microsoft YaHei" w:hAnsi="Arial" w:cs="Arial" w:hint="eastAsia"/>
                <w:b/>
                <w:bCs/>
                <w:color w:val="FFFFFF" w:themeColor="background1"/>
                <w:sz w:val="20"/>
                <w:szCs w:val="20"/>
              </w:rPr>
              <w:t>Amount (</w:t>
            </w:r>
            <w:r w:rsidR="00377581">
              <w:rPr>
                <w:rFonts w:ascii="Arial" w:eastAsia="Microsoft YaHei" w:hAnsi="Arial" w:cs="Arial" w:hint="eastAsia"/>
                <w:b/>
                <w:bCs/>
                <w:color w:val="FFFFFF" w:themeColor="background1"/>
                <w:sz w:val="20"/>
                <w:szCs w:val="20"/>
              </w:rPr>
              <w:t>USD</w:t>
            </w:r>
            <w:r w:rsidRPr="002B71B4">
              <w:rPr>
                <w:rFonts w:ascii="Arial" w:eastAsia="Microsoft YaHei" w:hAnsi="Arial" w:cs="Arial" w:hint="eastAsia"/>
                <w:b/>
                <w:bCs/>
                <w:color w:val="FFFFFF" w:themeColor="background1"/>
                <w:sz w:val="20"/>
                <w:szCs w:val="20"/>
              </w:rPr>
              <w:t>)</w:t>
            </w:r>
          </w:p>
        </w:tc>
      </w:tr>
      <w:tr w:rsidR="00312540" w14:paraId="748C373A" w14:textId="77777777" w:rsidTr="00312540">
        <w:tc>
          <w:tcPr>
            <w:tcW w:w="3114" w:type="dxa"/>
          </w:tcPr>
          <w:p w14:paraId="47B5DB8D" w14:textId="2C4D5989" w:rsidR="00312540" w:rsidRDefault="0089346B" w:rsidP="001A010E">
            <w:pPr>
              <w:spacing w:line="312" w:lineRule="auto"/>
              <w:jc w:val="both"/>
              <w:rPr>
                <w:rFonts w:ascii="Arial" w:eastAsia="Microsoft YaHei" w:hAnsi="Arial" w:cs="Arial"/>
                <w:color w:val="000000"/>
                <w:sz w:val="20"/>
                <w:szCs w:val="20"/>
              </w:rPr>
            </w:pPr>
            <w:r w:rsidRPr="0089346B">
              <w:rPr>
                <w:rFonts w:ascii="Arial" w:eastAsia="Microsoft YaHei" w:hAnsi="Arial" w:cs="Arial"/>
                <w:color w:val="000000"/>
                <w:sz w:val="20"/>
                <w:szCs w:val="20"/>
              </w:rPr>
              <w:t xml:space="preserve">1 </w:t>
            </w:r>
            <w:r w:rsidR="00EB376D">
              <w:rPr>
                <w:rFonts w:ascii="Arial" w:eastAsia="Microsoft YaHei" w:hAnsi="Arial" w:cs="Arial" w:hint="eastAsia"/>
                <w:color w:val="000000"/>
                <w:sz w:val="20"/>
                <w:szCs w:val="20"/>
              </w:rPr>
              <w:t>Jun</w:t>
            </w:r>
            <w:r w:rsidRPr="0089346B">
              <w:rPr>
                <w:rFonts w:ascii="Arial" w:eastAsia="Microsoft YaHei" w:hAnsi="Arial" w:cs="Arial"/>
                <w:color w:val="000000"/>
                <w:sz w:val="20"/>
                <w:szCs w:val="20"/>
              </w:rPr>
              <w:t xml:space="preserve"> 2026 – 30 </w:t>
            </w:r>
            <w:r w:rsidR="00EB376D">
              <w:rPr>
                <w:rFonts w:ascii="Arial" w:eastAsia="Microsoft YaHei" w:hAnsi="Arial" w:cs="Arial" w:hint="eastAsia"/>
                <w:color w:val="000000"/>
                <w:sz w:val="20"/>
                <w:szCs w:val="20"/>
              </w:rPr>
              <w:t>Aug</w:t>
            </w:r>
            <w:r w:rsidRPr="0089346B">
              <w:rPr>
                <w:rFonts w:ascii="Arial" w:eastAsia="Microsoft YaHei" w:hAnsi="Arial" w:cs="Arial"/>
                <w:color w:val="000000"/>
                <w:sz w:val="20"/>
                <w:szCs w:val="20"/>
              </w:rPr>
              <w:t xml:space="preserve"> 2026</w:t>
            </w:r>
          </w:p>
        </w:tc>
        <w:tc>
          <w:tcPr>
            <w:tcW w:w="1984" w:type="dxa"/>
          </w:tcPr>
          <w:p w14:paraId="59941A48" w14:textId="397DCCFF" w:rsidR="00312540" w:rsidRDefault="00EB376D" w:rsidP="00312540">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3</w:t>
            </w:r>
          </w:p>
        </w:tc>
        <w:tc>
          <w:tcPr>
            <w:tcW w:w="1843" w:type="dxa"/>
          </w:tcPr>
          <w:p w14:paraId="26B478D4" w14:textId="62B5EE5B" w:rsidR="00312540" w:rsidRDefault="00377581" w:rsidP="008C7B5E">
            <w:pPr>
              <w:spacing w:line="312" w:lineRule="auto"/>
              <w:jc w:val="right"/>
              <w:rPr>
                <w:rFonts w:ascii="Arial" w:eastAsia="Microsoft YaHei" w:hAnsi="Arial" w:cs="Arial" w:hint="eastAsia"/>
                <w:color w:val="000000"/>
                <w:sz w:val="20"/>
                <w:szCs w:val="20"/>
              </w:rPr>
            </w:pPr>
            <w:r>
              <w:rPr>
                <w:rFonts w:ascii="Arial" w:eastAsia="Microsoft YaHei" w:hAnsi="Arial" w:cs="Arial" w:hint="eastAsia"/>
                <w:color w:val="000000"/>
                <w:sz w:val="20"/>
                <w:szCs w:val="20"/>
              </w:rPr>
              <w:t>5</w:t>
            </w:r>
            <w:r w:rsidR="00312540">
              <w:rPr>
                <w:rFonts w:ascii="Arial" w:eastAsia="Microsoft YaHei" w:hAnsi="Arial" w:cs="Arial" w:hint="eastAsia"/>
                <w:color w:val="000000"/>
                <w:sz w:val="20"/>
                <w:szCs w:val="20"/>
              </w:rPr>
              <w:t>,</w:t>
            </w:r>
            <w:r>
              <w:rPr>
                <w:rFonts w:ascii="Arial" w:eastAsia="Microsoft YaHei" w:hAnsi="Arial" w:cs="Arial" w:hint="eastAsia"/>
                <w:color w:val="000000"/>
                <w:sz w:val="20"/>
                <w:szCs w:val="20"/>
              </w:rPr>
              <w:t>247</w:t>
            </w:r>
          </w:p>
        </w:tc>
      </w:tr>
      <w:tr w:rsidR="00312540" w14:paraId="32C6D6C3" w14:textId="77777777" w:rsidTr="00312540">
        <w:tc>
          <w:tcPr>
            <w:tcW w:w="3114" w:type="dxa"/>
          </w:tcPr>
          <w:p w14:paraId="422FA096" w14:textId="7A818108" w:rsidR="00312540" w:rsidRDefault="0089346B" w:rsidP="001A010E">
            <w:pPr>
              <w:spacing w:line="312" w:lineRule="auto"/>
              <w:jc w:val="both"/>
              <w:rPr>
                <w:rFonts w:ascii="Arial" w:eastAsia="Microsoft YaHei" w:hAnsi="Arial" w:cs="Arial"/>
                <w:color w:val="000000"/>
                <w:sz w:val="20"/>
                <w:szCs w:val="20"/>
              </w:rPr>
            </w:pPr>
            <w:r w:rsidRPr="0089346B">
              <w:rPr>
                <w:rFonts w:ascii="Arial" w:eastAsia="Microsoft YaHei" w:hAnsi="Arial" w:cs="Arial"/>
                <w:color w:val="000000"/>
                <w:sz w:val="20"/>
                <w:szCs w:val="20"/>
              </w:rPr>
              <w:t xml:space="preserve">1 </w:t>
            </w:r>
            <w:r w:rsidR="00EB376D">
              <w:rPr>
                <w:rFonts w:ascii="Arial" w:eastAsia="Microsoft YaHei" w:hAnsi="Arial" w:cs="Arial" w:hint="eastAsia"/>
                <w:color w:val="000000"/>
                <w:sz w:val="20"/>
                <w:szCs w:val="20"/>
              </w:rPr>
              <w:t>Sep</w:t>
            </w:r>
            <w:r w:rsidRPr="0089346B">
              <w:rPr>
                <w:rFonts w:ascii="Arial" w:eastAsia="Microsoft YaHei" w:hAnsi="Arial" w:cs="Arial"/>
                <w:color w:val="000000"/>
                <w:sz w:val="20"/>
                <w:szCs w:val="20"/>
              </w:rPr>
              <w:t xml:space="preserve"> 2026 – 30 </w:t>
            </w:r>
            <w:r w:rsidR="00EB376D">
              <w:rPr>
                <w:rFonts w:ascii="Arial" w:eastAsia="Microsoft YaHei" w:hAnsi="Arial" w:cs="Arial" w:hint="eastAsia"/>
                <w:color w:val="000000"/>
                <w:sz w:val="20"/>
                <w:szCs w:val="20"/>
              </w:rPr>
              <w:t>Nov</w:t>
            </w:r>
            <w:r w:rsidRPr="0089346B">
              <w:rPr>
                <w:rFonts w:ascii="Arial" w:eastAsia="Microsoft YaHei" w:hAnsi="Arial" w:cs="Arial"/>
                <w:color w:val="000000"/>
                <w:sz w:val="20"/>
                <w:szCs w:val="20"/>
              </w:rPr>
              <w:t xml:space="preserve"> 2026</w:t>
            </w:r>
          </w:p>
        </w:tc>
        <w:tc>
          <w:tcPr>
            <w:tcW w:w="1984" w:type="dxa"/>
          </w:tcPr>
          <w:p w14:paraId="08C8DA0D" w14:textId="4825393A" w:rsidR="00312540" w:rsidRDefault="00EB376D" w:rsidP="00312540">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3</w:t>
            </w:r>
          </w:p>
        </w:tc>
        <w:tc>
          <w:tcPr>
            <w:tcW w:w="1843" w:type="dxa"/>
          </w:tcPr>
          <w:p w14:paraId="38305F5A" w14:textId="6F7AE53D" w:rsidR="00312540" w:rsidRDefault="00377581" w:rsidP="00B75FCB">
            <w:pPr>
              <w:spacing w:line="312" w:lineRule="auto"/>
              <w:jc w:val="right"/>
              <w:rPr>
                <w:rFonts w:ascii="Arial" w:eastAsia="Microsoft YaHei" w:hAnsi="Arial" w:cs="Arial"/>
                <w:color w:val="000000"/>
                <w:sz w:val="20"/>
                <w:szCs w:val="20"/>
              </w:rPr>
            </w:pPr>
            <w:r>
              <w:rPr>
                <w:rFonts w:ascii="Arial" w:eastAsia="Microsoft YaHei" w:hAnsi="Arial" w:cs="Arial" w:hint="eastAsia"/>
                <w:color w:val="000000"/>
                <w:sz w:val="20"/>
                <w:szCs w:val="20"/>
              </w:rPr>
              <w:t>5,247</w:t>
            </w:r>
          </w:p>
        </w:tc>
      </w:tr>
      <w:tr w:rsidR="00312540" w14:paraId="6BE5EBC5" w14:textId="77777777" w:rsidTr="00312540">
        <w:tc>
          <w:tcPr>
            <w:tcW w:w="3114" w:type="dxa"/>
          </w:tcPr>
          <w:p w14:paraId="1129D33B" w14:textId="4BCFA517" w:rsidR="00312540" w:rsidRDefault="0089346B" w:rsidP="001A010E">
            <w:pPr>
              <w:spacing w:line="312" w:lineRule="auto"/>
              <w:jc w:val="both"/>
              <w:rPr>
                <w:rFonts w:ascii="Arial" w:eastAsia="Microsoft YaHei" w:hAnsi="Arial" w:cs="Arial" w:hint="eastAsia"/>
                <w:color w:val="000000"/>
                <w:sz w:val="20"/>
                <w:szCs w:val="20"/>
              </w:rPr>
            </w:pPr>
            <w:r w:rsidRPr="0089346B">
              <w:rPr>
                <w:rFonts w:ascii="Arial" w:eastAsia="Microsoft YaHei" w:hAnsi="Arial" w:cs="Arial"/>
                <w:color w:val="000000"/>
                <w:sz w:val="20"/>
                <w:szCs w:val="20"/>
              </w:rPr>
              <w:t xml:space="preserve">1 </w:t>
            </w:r>
            <w:r w:rsidR="00EB376D">
              <w:rPr>
                <w:rFonts w:ascii="Arial" w:eastAsia="Microsoft YaHei" w:hAnsi="Arial" w:cs="Arial" w:hint="eastAsia"/>
                <w:color w:val="000000"/>
                <w:sz w:val="20"/>
                <w:szCs w:val="20"/>
              </w:rPr>
              <w:t>Dec</w:t>
            </w:r>
            <w:r w:rsidRPr="0089346B">
              <w:rPr>
                <w:rFonts w:ascii="Arial" w:eastAsia="Microsoft YaHei" w:hAnsi="Arial" w:cs="Arial"/>
                <w:color w:val="000000"/>
                <w:sz w:val="20"/>
                <w:szCs w:val="20"/>
              </w:rPr>
              <w:t xml:space="preserve"> 202</w:t>
            </w:r>
            <w:r w:rsidR="00EB376D">
              <w:rPr>
                <w:rFonts w:ascii="Arial" w:eastAsia="Microsoft YaHei" w:hAnsi="Arial" w:cs="Arial" w:hint="eastAsia"/>
                <w:color w:val="000000"/>
                <w:sz w:val="20"/>
                <w:szCs w:val="20"/>
              </w:rPr>
              <w:t>7</w:t>
            </w:r>
            <w:r w:rsidRPr="0089346B">
              <w:rPr>
                <w:rFonts w:ascii="Arial" w:eastAsia="Microsoft YaHei" w:hAnsi="Arial" w:cs="Arial"/>
                <w:color w:val="000000"/>
                <w:sz w:val="20"/>
                <w:szCs w:val="20"/>
              </w:rPr>
              <w:t xml:space="preserve"> – </w:t>
            </w:r>
            <w:r w:rsidR="00EB376D">
              <w:rPr>
                <w:rFonts w:ascii="Arial" w:eastAsia="Microsoft YaHei" w:hAnsi="Arial" w:cs="Arial" w:hint="eastAsia"/>
                <w:color w:val="000000"/>
                <w:sz w:val="20"/>
                <w:szCs w:val="20"/>
              </w:rPr>
              <w:t>28</w:t>
            </w:r>
            <w:r w:rsidRPr="0089346B">
              <w:rPr>
                <w:rFonts w:ascii="Arial" w:eastAsia="Microsoft YaHei" w:hAnsi="Arial" w:cs="Arial"/>
                <w:color w:val="000000"/>
                <w:sz w:val="20"/>
                <w:szCs w:val="20"/>
              </w:rPr>
              <w:t xml:space="preserve"> </w:t>
            </w:r>
            <w:r w:rsidR="00EB376D">
              <w:rPr>
                <w:rFonts w:ascii="Arial" w:eastAsia="Microsoft YaHei" w:hAnsi="Arial" w:cs="Arial" w:hint="eastAsia"/>
                <w:color w:val="000000"/>
                <w:sz w:val="20"/>
                <w:szCs w:val="20"/>
              </w:rPr>
              <w:t>Feb</w:t>
            </w:r>
            <w:r w:rsidRPr="0089346B">
              <w:rPr>
                <w:rFonts w:ascii="Arial" w:eastAsia="Microsoft YaHei" w:hAnsi="Arial" w:cs="Arial"/>
                <w:color w:val="000000"/>
                <w:sz w:val="20"/>
                <w:szCs w:val="20"/>
              </w:rPr>
              <w:t xml:space="preserve"> 202</w:t>
            </w:r>
            <w:r w:rsidR="00EB376D">
              <w:rPr>
                <w:rFonts w:ascii="Arial" w:eastAsia="Microsoft YaHei" w:hAnsi="Arial" w:cs="Arial" w:hint="eastAsia"/>
                <w:color w:val="000000"/>
                <w:sz w:val="20"/>
                <w:szCs w:val="20"/>
              </w:rPr>
              <w:t>7</w:t>
            </w:r>
          </w:p>
        </w:tc>
        <w:tc>
          <w:tcPr>
            <w:tcW w:w="1984" w:type="dxa"/>
          </w:tcPr>
          <w:p w14:paraId="727BD981" w14:textId="49ED94EA" w:rsidR="00312540" w:rsidRDefault="00EB376D" w:rsidP="00312540">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3</w:t>
            </w:r>
          </w:p>
        </w:tc>
        <w:tc>
          <w:tcPr>
            <w:tcW w:w="1843" w:type="dxa"/>
          </w:tcPr>
          <w:p w14:paraId="0C99307D" w14:textId="576BD535" w:rsidR="00312540" w:rsidRDefault="00377581" w:rsidP="00B75FCB">
            <w:pPr>
              <w:spacing w:line="312" w:lineRule="auto"/>
              <w:jc w:val="right"/>
              <w:rPr>
                <w:rFonts w:ascii="Arial" w:eastAsia="Microsoft YaHei" w:hAnsi="Arial" w:cs="Arial"/>
                <w:color w:val="000000"/>
                <w:sz w:val="20"/>
                <w:szCs w:val="20"/>
              </w:rPr>
            </w:pPr>
            <w:r>
              <w:rPr>
                <w:rFonts w:ascii="Arial" w:eastAsia="Microsoft YaHei" w:hAnsi="Arial" w:cs="Arial" w:hint="eastAsia"/>
                <w:color w:val="000000"/>
                <w:sz w:val="20"/>
                <w:szCs w:val="20"/>
              </w:rPr>
              <w:t>5,247</w:t>
            </w:r>
          </w:p>
        </w:tc>
      </w:tr>
      <w:tr w:rsidR="00EB376D" w14:paraId="4B24F14A" w14:textId="77777777" w:rsidTr="00312540">
        <w:tc>
          <w:tcPr>
            <w:tcW w:w="3114" w:type="dxa"/>
          </w:tcPr>
          <w:p w14:paraId="00B547A5" w14:textId="20CFB8B2" w:rsidR="00EB376D" w:rsidRPr="0089346B" w:rsidRDefault="00EB376D" w:rsidP="001A010E">
            <w:pPr>
              <w:spacing w:line="312" w:lineRule="auto"/>
              <w:jc w:val="both"/>
              <w:rPr>
                <w:rFonts w:ascii="Arial" w:eastAsia="Microsoft YaHei" w:hAnsi="Arial" w:cs="Arial"/>
                <w:color w:val="000000"/>
                <w:sz w:val="20"/>
                <w:szCs w:val="20"/>
              </w:rPr>
            </w:pPr>
            <w:r w:rsidRPr="0089346B">
              <w:rPr>
                <w:rFonts w:ascii="Arial" w:eastAsia="Microsoft YaHei" w:hAnsi="Arial" w:cs="Arial"/>
                <w:color w:val="000000"/>
                <w:sz w:val="20"/>
                <w:szCs w:val="20"/>
              </w:rPr>
              <w:t xml:space="preserve">1 </w:t>
            </w:r>
            <w:r>
              <w:rPr>
                <w:rFonts w:ascii="Arial" w:eastAsia="Microsoft YaHei" w:hAnsi="Arial" w:cs="Arial" w:hint="eastAsia"/>
                <w:color w:val="000000"/>
                <w:sz w:val="20"/>
                <w:szCs w:val="20"/>
              </w:rPr>
              <w:t>Mar</w:t>
            </w:r>
            <w:r w:rsidRPr="0089346B">
              <w:rPr>
                <w:rFonts w:ascii="Arial" w:eastAsia="Microsoft YaHei" w:hAnsi="Arial" w:cs="Arial"/>
                <w:color w:val="000000"/>
                <w:sz w:val="20"/>
                <w:szCs w:val="20"/>
              </w:rPr>
              <w:t xml:space="preserve"> 202</w:t>
            </w:r>
            <w:r>
              <w:rPr>
                <w:rFonts w:ascii="Arial" w:eastAsia="Microsoft YaHei" w:hAnsi="Arial" w:cs="Arial" w:hint="eastAsia"/>
                <w:color w:val="000000"/>
                <w:sz w:val="20"/>
                <w:szCs w:val="20"/>
              </w:rPr>
              <w:t>7</w:t>
            </w:r>
            <w:r w:rsidRPr="0089346B">
              <w:rPr>
                <w:rFonts w:ascii="Arial" w:eastAsia="Microsoft YaHei" w:hAnsi="Arial" w:cs="Arial"/>
                <w:color w:val="000000"/>
                <w:sz w:val="20"/>
                <w:szCs w:val="20"/>
              </w:rPr>
              <w:t xml:space="preserve"> – </w:t>
            </w:r>
            <w:r>
              <w:rPr>
                <w:rFonts w:ascii="Arial" w:eastAsia="Microsoft YaHei" w:hAnsi="Arial" w:cs="Arial" w:hint="eastAsia"/>
                <w:color w:val="000000"/>
                <w:sz w:val="20"/>
                <w:szCs w:val="20"/>
              </w:rPr>
              <w:t>31</w:t>
            </w:r>
            <w:r w:rsidRPr="0089346B">
              <w:rPr>
                <w:rFonts w:ascii="Arial" w:eastAsia="Microsoft YaHei" w:hAnsi="Arial" w:cs="Arial"/>
                <w:color w:val="000000"/>
                <w:sz w:val="20"/>
                <w:szCs w:val="20"/>
              </w:rPr>
              <w:t xml:space="preserve"> </w:t>
            </w:r>
            <w:r>
              <w:rPr>
                <w:rFonts w:ascii="Arial" w:eastAsia="Microsoft YaHei" w:hAnsi="Arial" w:cs="Arial" w:hint="eastAsia"/>
                <w:color w:val="000000"/>
                <w:sz w:val="20"/>
                <w:szCs w:val="20"/>
              </w:rPr>
              <w:t>May</w:t>
            </w:r>
            <w:r w:rsidRPr="0089346B">
              <w:rPr>
                <w:rFonts w:ascii="Arial" w:eastAsia="Microsoft YaHei" w:hAnsi="Arial" w:cs="Arial"/>
                <w:color w:val="000000"/>
                <w:sz w:val="20"/>
                <w:szCs w:val="20"/>
              </w:rPr>
              <w:t xml:space="preserve"> 202</w:t>
            </w:r>
            <w:r>
              <w:rPr>
                <w:rFonts w:ascii="Arial" w:eastAsia="Microsoft YaHei" w:hAnsi="Arial" w:cs="Arial" w:hint="eastAsia"/>
                <w:color w:val="000000"/>
                <w:sz w:val="20"/>
                <w:szCs w:val="20"/>
              </w:rPr>
              <w:t>7</w:t>
            </w:r>
          </w:p>
        </w:tc>
        <w:tc>
          <w:tcPr>
            <w:tcW w:w="1984" w:type="dxa"/>
          </w:tcPr>
          <w:p w14:paraId="458A3F4F" w14:textId="3A76AC13" w:rsidR="00EB376D" w:rsidRDefault="00EB376D" w:rsidP="00312540">
            <w:pPr>
              <w:spacing w:line="312" w:lineRule="auto"/>
              <w:jc w:val="center"/>
              <w:rPr>
                <w:rFonts w:ascii="Arial" w:eastAsia="Microsoft YaHei" w:hAnsi="Arial" w:cs="Arial" w:hint="eastAsia"/>
                <w:color w:val="000000"/>
                <w:sz w:val="20"/>
                <w:szCs w:val="20"/>
              </w:rPr>
            </w:pPr>
            <w:r>
              <w:rPr>
                <w:rFonts w:ascii="Arial" w:eastAsia="Microsoft YaHei" w:hAnsi="Arial" w:cs="Arial" w:hint="eastAsia"/>
                <w:color w:val="000000"/>
                <w:sz w:val="20"/>
                <w:szCs w:val="20"/>
              </w:rPr>
              <w:t>3</w:t>
            </w:r>
          </w:p>
        </w:tc>
        <w:tc>
          <w:tcPr>
            <w:tcW w:w="1843" w:type="dxa"/>
          </w:tcPr>
          <w:p w14:paraId="63ABA6A5" w14:textId="5EDF41BF" w:rsidR="00EB376D" w:rsidRDefault="00377581" w:rsidP="00B75FCB">
            <w:pPr>
              <w:spacing w:line="312" w:lineRule="auto"/>
              <w:jc w:val="right"/>
              <w:rPr>
                <w:rFonts w:ascii="Arial" w:eastAsia="Microsoft YaHei" w:hAnsi="Arial" w:cs="Arial" w:hint="eastAsia"/>
                <w:color w:val="000000"/>
                <w:sz w:val="20"/>
                <w:szCs w:val="20"/>
              </w:rPr>
            </w:pPr>
            <w:r>
              <w:rPr>
                <w:rFonts w:ascii="Arial" w:eastAsia="Microsoft YaHei" w:hAnsi="Arial" w:cs="Arial" w:hint="eastAsia"/>
                <w:color w:val="000000"/>
                <w:sz w:val="20"/>
                <w:szCs w:val="20"/>
              </w:rPr>
              <w:t>5,247</w:t>
            </w:r>
          </w:p>
        </w:tc>
      </w:tr>
    </w:tbl>
    <w:p w14:paraId="7362FFCC" w14:textId="77777777" w:rsidR="00B75FCB" w:rsidRPr="001A010E" w:rsidRDefault="00B75FCB" w:rsidP="001A010E">
      <w:pPr>
        <w:spacing w:line="312" w:lineRule="auto"/>
        <w:jc w:val="both"/>
        <w:rPr>
          <w:rFonts w:ascii="Arial" w:eastAsia="Microsoft YaHei" w:hAnsi="Arial" w:cs="Arial"/>
          <w:color w:val="000000"/>
          <w:sz w:val="20"/>
          <w:szCs w:val="20"/>
        </w:rPr>
      </w:pPr>
    </w:p>
    <w:p w14:paraId="43EA0C0C" w14:textId="2B8A8054" w:rsidR="0025241D" w:rsidRPr="001A010E" w:rsidRDefault="005D6CC7" w:rsidP="001A010E">
      <w:pPr>
        <w:pStyle w:val="Default"/>
        <w:spacing w:line="312" w:lineRule="auto"/>
        <w:jc w:val="both"/>
        <w:rPr>
          <w:rFonts w:eastAsia="Microsoft YaHei"/>
          <w:color w:val="000000" w:themeColor="text1"/>
          <w:sz w:val="18"/>
          <w:szCs w:val="18"/>
        </w:rPr>
      </w:pPr>
      <w:r w:rsidRPr="001A010E">
        <w:rPr>
          <w:rFonts w:eastAsia="Microsoft YaHei"/>
          <w:color w:val="000000" w:themeColor="text1"/>
          <w:sz w:val="18"/>
          <w:szCs w:val="18"/>
        </w:rPr>
        <w:t>-</w:t>
      </w:r>
      <w:r w:rsidR="00A6096D" w:rsidRPr="001A010E">
        <w:rPr>
          <w:rFonts w:eastAsia="Microsoft YaHei"/>
          <w:color w:val="000000" w:themeColor="text1"/>
          <w:sz w:val="18"/>
          <w:szCs w:val="18"/>
        </w:rPr>
        <w:t xml:space="preserve"> </w:t>
      </w:r>
      <w:r w:rsidR="00792652" w:rsidRPr="00792652">
        <w:rPr>
          <w:rFonts w:eastAsia="Microsoft YaHei"/>
          <w:color w:val="000000" w:themeColor="text1"/>
          <w:sz w:val="18"/>
          <w:szCs w:val="18"/>
        </w:rPr>
        <w:t>The consulting services will be provided based on a monthly service sheet signed by the customer</w:t>
      </w:r>
      <w:r w:rsidR="00F0136B">
        <w:rPr>
          <w:rFonts w:eastAsia="Microsoft YaHei" w:hint="eastAsia"/>
          <w:color w:val="000000" w:themeColor="text1"/>
          <w:sz w:val="18"/>
          <w:szCs w:val="18"/>
        </w:rPr>
        <w:t>.</w:t>
      </w:r>
    </w:p>
    <w:p w14:paraId="4898569C" w14:textId="6983940F" w:rsidR="005D6CC7" w:rsidRPr="001A010E" w:rsidRDefault="0089381A" w:rsidP="001A010E">
      <w:pPr>
        <w:spacing w:line="312" w:lineRule="auto"/>
        <w:jc w:val="both"/>
        <w:rPr>
          <w:rFonts w:ascii="Arial" w:eastAsia="Microsoft YaHei" w:hAnsi="Arial" w:cs="Arial"/>
          <w:color w:val="000000" w:themeColor="text1"/>
          <w:sz w:val="18"/>
          <w:szCs w:val="18"/>
        </w:rPr>
      </w:pPr>
      <w:r w:rsidRPr="001A010E">
        <w:rPr>
          <w:rFonts w:ascii="Arial" w:eastAsia="Microsoft YaHei" w:hAnsi="Arial" w:cs="Arial"/>
          <w:color w:val="000000" w:themeColor="text1"/>
          <w:sz w:val="18"/>
          <w:szCs w:val="18"/>
        </w:rPr>
        <w:t>-</w:t>
      </w:r>
      <w:r w:rsidR="00792652">
        <w:rPr>
          <w:rFonts w:ascii="Arial" w:eastAsia="Microsoft YaHei" w:hAnsi="Arial" w:cs="Arial" w:hint="eastAsia"/>
          <w:color w:val="000000" w:themeColor="text1"/>
          <w:sz w:val="18"/>
          <w:szCs w:val="18"/>
        </w:rPr>
        <w:t xml:space="preserve"> </w:t>
      </w:r>
      <w:r w:rsidR="00792652" w:rsidRPr="00792652">
        <w:rPr>
          <w:rFonts w:ascii="Arial" w:eastAsia="Microsoft YaHei" w:hAnsi="Arial" w:cs="Arial"/>
          <w:color w:val="000000" w:themeColor="text1"/>
          <w:sz w:val="18"/>
          <w:szCs w:val="18"/>
        </w:rPr>
        <w:t xml:space="preserve">If the actual service man-hours exceed </w:t>
      </w:r>
      <w:r w:rsidR="00377581">
        <w:rPr>
          <w:rFonts w:ascii="Arial" w:eastAsia="Microsoft YaHei" w:hAnsi="Arial" w:cs="Arial" w:hint="eastAsia"/>
          <w:color w:val="000000" w:themeColor="text1"/>
          <w:sz w:val="18"/>
          <w:szCs w:val="18"/>
        </w:rPr>
        <w:t>36</w:t>
      </w:r>
      <w:r w:rsidR="00792652" w:rsidRPr="00792652">
        <w:rPr>
          <w:rFonts w:ascii="Arial" w:eastAsia="Microsoft YaHei" w:hAnsi="Arial" w:cs="Arial"/>
          <w:color w:val="000000" w:themeColor="text1"/>
          <w:sz w:val="18"/>
          <w:szCs w:val="18"/>
        </w:rPr>
        <w:t xml:space="preserve"> man-</w:t>
      </w:r>
      <w:r w:rsidR="00775AA6">
        <w:rPr>
          <w:rFonts w:ascii="Arial" w:eastAsia="Microsoft YaHei" w:hAnsi="Arial" w:cs="Arial" w:hint="eastAsia"/>
          <w:color w:val="000000" w:themeColor="text1"/>
          <w:sz w:val="18"/>
          <w:szCs w:val="18"/>
        </w:rPr>
        <w:t>day</w:t>
      </w:r>
      <w:r w:rsidR="00792652" w:rsidRPr="00792652">
        <w:rPr>
          <w:rFonts w:ascii="Arial" w:eastAsia="Microsoft YaHei" w:hAnsi="Arial" w:cs="Arial"/>
          <w:color w:val="000000" w:themeColor="text1"/>
          <w:sz w:val="18"/>
          <w:szCs w:val="18"/>
        </w:rPr>
        <w:t>s</w:t>
      </w:r>
      <w:r w:rsidR="008C7B5E">
        <w:rPr>
          <w:rFonts w:ascii="Arial" w:eastAsia="Microsoft YaHei" w:hAnsi="Arial" w:cs="Arial"/>
          <w:color w:val="000000" w:themeColor="text1"/>
          <w:sz w:val="18"/>
          <w:szCs w:val="18"/>
        </w:rPr>
        <w:t xml:space="preserve">, an additional fee of </w:t>
      </w:r>
      <w:r w:rsidR="00377581">
        <w:rPr>
          <w:rFonts w:ascii="Arial" w:eastAsia="Microsoft YaHei" w:hAnsi="Arial" w:cs="Arial" w:hint="eastAsia"/>
          <w:color w:val="000000" w:themeColor="text1"/>
          <w:sz w:val="18"/>
          <w:szCs w:val="18"/>
        </w:rPr>
        <w:t>USD</w:t>
      </w:r>
      <w:r w:rsidR="008C7B5E">
        <w:rPr>
          <w:rFonts w:ascii="Arial" w:eastAsia="Microsoft YaHei" w:hAnsi="Arial" w:cs="Arial"/>
          <w:color w:val="000000" w:themeColor="text1"/>
          <w:sz w:val="18"/>
          <w:szCs w:val="18"/>
        </w:rPr>
        <w:t xml:space="preserve"> 550 per man-day (8 Hours)</w:t>
      </w:r>
      <w:r w:rsidR="00792652" w:rsidRPr="00792652">
        <w:rPr>
          <w:rFonts w:ascii="Arial" w:eastAsia="Microsoft YaHei" w:hAnsi="Arial" w:cs="Arial"/>
          <w:color w:val="000000" w:themeColor="text1"/>
          <w:sz w:val="18"/>
          <w:szCs w:val="18"/>
        </w:rPr>
        <w:t xml:space="preserve"> will be charged, and the additional payment will be invoiced monthly.</w:t>
      </w:r>
    </w:p>
    <w:p w14:paraId="6179B6AE" w14:textId="5650A7ED" w:rsidR="00CF7367" w:rsidRPr="001A010E" w:rsidRDefault="00CF7367" w:rsidP="001A010E">
      <w:pPr>
        <w:spacing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w:t>
      </w:r>
      <w:r w:rsidR="00A6096D" w:rsidRPr="001A010E">
        <w:rPr>
          <w:rFonts w:ascii="Arial" w:eastAsia="Microsoft YaHei" w:hAnsi="Arial" w:cs="Arial"/>
          <w:color w:val="000000"/>
          <w:sz w:val="18"/>
          <w:szCs w:val="18"/>
        </w:rPr>
        <w:t xml:space="preserve"> </w:t>
      </w:r>
      <w:r w:rsidRPr="001A010E">
        <w:rPr>
          <w:rFonts w:ascii="Arial" w:eastAsia="Microsoft YaHei" w:hAnsi="Arial" w:cs="Arial"/>
          <w:color w:val="000000"/>
          <w:sz w:val="18"/>
          <w:szCs w:val="18"/>
        </w:rPr>
        <w:t>The payment term is 10 days net from the invoice date</w:t>
      </w:r>
      <w:r w:rsidR="00BB5243" w:rsidRPr="001A010E">
        <w:rPr>
          <w:rFonts w:ascii="Arial" w:eastAsia="Microsoft YaHei" w:hAnsi="Arial" w:cs="Arial"/>
          <w:color w:val="000000"/>
          <w:sz w:val="18"/>
          <w:szCs w:val="18"/>
        </w:rPr>
        <w:t>.</w:t>
      </w:r>
    </w:p>
    <w:p w14:paraId="5165DF89" w14:textId="77777777" w:rsidR="0004655A" w:rsidRPr="001A010E" w:rsidRDefault="00AA6680" w:rsidP="001A010E">
      <w:pPr>
        <w:spacing w:line="312" w:lineRule="auto"/>
        <w:jc w:val="both"/>
        <w:rPr>
          <w:rFonts w:ascii="Arial" w:eastAsia="Microsoft YaHei" w:hAnsi="Arial" w:cs="Arial"/>
          <w:color w:val="000000" w:themeColor="text1"/>
          <w:sz w:val="18"/>
          <w:szCs w:val="18"/>
        </w:rPr>
      </w:pPr>
      <w:r w:rsidRPr="001A010E">
        <w:rPr>
          <w:rFonts w:ascii="Arial" w:eastAsia="Microsoft YaHei" w:hAnsi="Arial" w:cs="Arial"/>
          <w:color w:val="000000" w:themeColor="text1"/>
          <w:sz w:val="18"/>
          <w:szCs w:val="18"/>
        </w:rPr>
        <w:t xml:space="preserve">- The above contract terms does not include travel expenses, if on-site support is required, all </w:t>
      </w:r>
      <w:r w:rsidRPr="001A010E">
        <w:rPr>
          <w:rFonts w:ascii="Arial" w:eastAsia="Microsoft YaHei" w:hAnsi="Arial" w:cs="Arial"/>
          <w:color w:val="000000" w:themeColor="text1"/>
          <w:sz w:val="18"/>
          <w:szCs w:val="18"/>
          <w:lang w:eastAsia="zh-Hans"/>
        </w:rPr>
        <w:t xml:space="preserve">reasonable </w:t>
      </w:r>
      <w:r w:rsidRPr="001A010E">
        <w:rPr>
          <w:rFonts w:ascii="Arial" w:eastAsia="Microsoft YaHei" w:hAnsi="Arial" w:cs="Arial"/>
          <w:color w:val="000000" w:themeColor="text1"/>
          <w:sz w:val="18"/>
          <w:szCs w:val="18"/>
        </w:rPr>
        <w:t>transport and lodging fees will be recharged to customer.</w:t>
      </w:r>
    </w:p>
    <w:p w14:paraId="5DD2DAD4" w14:textId="77777777" w:rsidR="00BB5243" w:rsidRPr="001A010E" w:rsidRDefault="00BB5243" w:rsidP="001A010E">
      <w:pPr>
        <w:spacing w:line="312" w:lineRule="auto"/>
        <w:jc w:val="both"/>
        <w:rPr>
          <w:rFonts w:ascii="Arial" w:eastAsia="Microsoft YaHei" w:hAnsi="Arial" w:cs="Arial"/>
          <w:color w:val="000000" w:themeColor="text1"/>
          <w:sz w:val="18"/>
          <w:szCs w:val="18"/>
        </w:rPr>
      </w:pPr>
    </w:p>
    <w:p w14:paraId="1B445C87" w14:textId="0C0584B3" w:rsidR="0004655A" w:rsidRPr="001A010E" w:rsidRDefault="00BB5243" w:rsidP="001A010E">
      <w:pPr>
        <w:pStyle w:val="SAPContractSectionLev1"/>
        <w:numPr>
          <w:ilvl w:val="0"/>
          <w:numId w:val="0"/>
        </w:numPr>
        <w:spacing w:line="312" w:lineRule="auto"/>
        <w:rPr>
          <w:rFonts w:ascii="Arial" w:eastAsia="Microsoft YaHei" w:hAnsi="Arial"/>
          <w:lang w:eastAsia="zh-CN"/>
        </w:rPr>
      </w:pPr>
      <w:r w:rsidRPr="001A010E">
        <w:rPr>
          <w:rFonts w:ascii="Arial" w:eastAsia="Microsoft YaHei" w:hAnsi="Arial"/>
          <w:caps w:val="0"/>
          <w:color w:val="000000" w:themeColor="text1"/>
          <w:sz w:val="20"/>
          <w:lang w:eastAsia="zh-CN"/>
        </w:rPr>
        <w:t>Bank info</w:t>
      </w:r>
      <w:r w:rsidR="00B0483A" w:rsidRPr="001A010E">
        <w:rPr>
          <w:rFonts w:ascii="Arial" w:eastAsia="Microsoft YaHei" w:hAnsi="Arial"/>
          <w:lang w:eastAsia="zh-CN"/>
        </w:rPr>
        <w:tab/>
      </w:r>
    </w:p>
    <w:p w14:paraId="4B1C899E" w14:textId="3A203852" w:rsidR="001A010E" w:rsidRPr="001A010E" w:rsidRDefault="001A010E" w:rsidP="001A010E">
      <w:pPr>
        <w:spacing w:line="312" w:lineRule="auto"/>
        <w:jc w:val="both"/>
        <w:rPr>
          <w:rFonts w:ascii="Arial" w:eastAsia="Microsoft YaHei" w:hAnsi="Arial" w:cs="Arial"/>
          <w:spacing w:val="1"/>
          <w:sz w:val="18"/>
          <w:szCs w:val="18"/>
        </w:rPr>
      </w:pPr>
      <w:r w:rsidRPr="001A010E">
        <w:rPr>
          <w:rFonts w:ascii="Arial" w:eastAsia="Microsoft YaHei" w:hAnsi="Arial" w:cs="Arial"/>
          <w:spacing w:val="1"/>
          <w:sz w:val="18"/>
          <w:szCs w:val="18"/>
        </w:rPr>
        <w:t xml:space="preserve">Beneficiary’s name:  </w:t>
      </w:r>
      <w:proofErr w:type="spellStart"/>
      <w:r w:rsidRPr="001A010E">
        <w:rPr>
          <w:rFonts w:ascii="Arial" w:eastAsia="Microsoft YaHei" w:hAnsi="Arial" w:cs="Arial"/>
          <w:spacing w:val="1"/>
          <w:sz w:val="18"/>
          <w:szCs w:val="18"/>
        </w:rPr>
        <w:t>Acloudear</w:t>
      </w:r>
      <w:proofErr w:type="spellEnd"/>
      <w:r w:rsidRPr="001A010E">
        <w:rPr>
          <w:rFonts w:ascii="Arial" w:eastAsia="Microsoft YaHei" w:hAnsi="Arial" w:cs="Arial"/>
          <w:spacing w:val="1"/>
          <w:sz w:val="18"/>
          <w:szCs w:val="18"/>
        </w:rPr>
        <w:t xml:space="preserve"> Information Technology Co., Ltd</w:t>
      </w:r>
    </w:p>
    <w:p w14:paraId="20D84772" w14:textId="77777777" w:rsidR="001A010E" w:rsidRPr="001A010E" w:rsidRDefault="001A010E" w:rsidP="001A010E">
      <w:pPr>
        <w:spacing w:line="312" w:lineRule="auto"/>
        <w:ind w:firstLineChars="2" w:firstLine="4"/>
        <w:jc w:val="both"/>
        <w:rPr>
          <w:rFonts w:ascii="Arial" w:eastAsia="Microsoft YaHei" w:hAnsi="Arial" w:cs="Arial"/>
          <w:spacing w:val="1"/>
          <w:sz w:val="18"/>
          <w:szCs w:val="18"/>
        </w:rPr>
      </w:pPr>
      <w:r w:rsidRPr="001A010E">
        <w:rPr>
          <w:rFonts w:ascii="Arial" w:eastAsia="Microsoft YaHei" w:hAnsi="Arial" w:cs="Arial"/>
          <w:spacing w:val="1"/>
          <w:sz w:val="18"/>
          <w:szCs w:val="18"/>
        </w:rPr>
        <w:t>Beneficiary's bank: BANK OF CHINA SHANGHAI XUHUI BINJIANG SUB-BRANCH</w:t>
      </w:r>
    </w:p>
    <w:p w14:paraId="24399A1C" w14:textId="77777777" w:rsidR="001A010E" w:rsidRPr="001A010E" w:rsidRDefault="001A010E" w:rsidP="001A010E">
      <w:pPr>
        <w:spacing w:line="312" w:lineRule="auto"/>
        <w:ind w:firstLineChars="2" w:firstLine="4"/>
        <w:jc w:val="both"/>
        <w:rPr>
          <w:rFonts w:ascii="Arial" w:eastAsia="Microsoft YaHei" w:hAnsi="Arial" w:cs="Arial"/>
          <w:spacing w:val="1"/>
          <w:sz w:val="18"/>
          <w:szCs w:val="18"/>
        </w:rPr>
      </w:pPr>
      <w:r w:rsidRPr="001A010E">
        <w:rPr>
          <w:rFonts w:ascii="Arial" w:eastAsia="Microsoft YaHei" w:hAnsi="Arial" w:cs="Arial"/>
          <w:spacing w:val="1"/>
          <w:sz w:val="18"/>
          <w:szCs w:val="18"/>
        </w:rPr>
        <w:t xml:space="preserve">Account </w:t>
      </w:r>
      <w:proofErr w:type="gramStart"/>
      <w:r w:rsidRPr="001A010E">
        <w:rPr>
          <w:rFonts w:ascii="Arial" w:eastAsia="Microsoft YaHei" w:hAnsi="Arial" w:cs="Arial"/>
          <w:spacing w:val="1"/>
          <w:sz w:val="18"/>
          <w:szCs w:val="18"/>
        </w:rPr>
        <w:t>Number :</w:t>
      </w:r>
      <w:proofErr w:type="gramEnd"/>
      <w:r w:rsidRPr="001A010E">
        <w:rPr>
          <w:rFonts w:ascii="Arial" w:eastAsia="Microsoft YaHei" w:hAnsi="Arial" w:cs="Arial"/>
          <w:spacing w:val="1"/>
          <w:sz w:val="18"/>
          <w:szCs w:val="18"/>
        </w:rPr>
        <w:t xml:space="preserve"> 452082016229</w:t>
      </w:r>
    </w:p>
    <w:p w14:paraId="10AF0A7A" w14:textId="50D9F8C4" w:rsidR="001A010E" w:rsidRPr="001A010E" w:rsidRDefault="001A010E" w:rsidP="001A010E">
      <w:pPr>
        <w:spacing w:line="312" w:lineRule="auto"/>
        <w:ind w:firstLineChars="2" w:firstLine="4"/>
        <w:jc w:val="both"/>
        <w:rPr>
          <w:rFonts w:ascii="Arial" w:eastAsia="Microsoft YaHei" w:hAnsi="Arial" w:cs="Arial"/>
          <w:spacing w:val="1"/>
          <w:sz w:val="18"/>
          <w:szCs w:val="18"/>
        </w:rPr>
      </w:pPr>
      <w:r w:rsidRPr="001A010E">
        <w:rPr>
          <w:rFonts w:ascii="Arial" w:eastAsia="Microsoft YaHei" w:hAnsi="Arial" w:cs="Arial"/>
          <w:spacing w:val="1"/>
          <w:sz w:val="18"/>
          <w:szCs w:val="18"/>
        </w:rPr>
        <w:t>Swift code:   BKCHCNBJ300</w:t>
      </w:r>
    </w:p>
    <w:p w14:paraId="660D0DB7" w14:textId="77777777" w:rsidR="004F5C7D" w:rsidRPr="001A010E" w:rsidRDefault="004F5C7D" w:rsidP="001A010E">
      <w:pPr>
        <w:spacing w:line="312" w:lineRule="auto"/>
        <w:ind w:firstLineChars="2" w:firstLine="4"/>
        <w:jc w:val="both"/>
        <w:rPr>
          <w:rFonts w:ascii="Arial" w:eastAsia="Microsoft YaHei" w:hAnsi="Arial" w:cs="Arial"/>
          <w:spacing w:val="1"/>
          <w:sz w:val="18"/>
          <w:szCs w:val="18"/>
        </w:rPr>
      </w:pPr>
    </w:p>
    <w:p w14:paraId="20B0C451" w14:textId="1DD417F9" w:rsidR="007246CC" w:rsidRPr="001A010E" w:rsidRDefault="007246CC" w:rsidP="001A010E">
      <w:pPr>
        <w:spacing w:line="312" w:lineRule="auto"/>
        <w:jc w:val="both"/>
        <w:rPr>
          <w:rFonts w:ascii="Arial" w:eastAsia="Microsoft YaHei" w:hAnsi="Arial" w:cs="Arial"/>
          <w:b/>
          <w:color w:val="000000" w:themeColor="text1"/>
          <w:sz w:val="20"/>
          <w:szCs w:val="18"/>
        </w:rPr>
      </w:pPr>
    </w:p>
    <w:p w14:paraId="2B5836B8" w14:textId="77777777" w:rsidR="004F5C7D" w:rsidRPr="001A010E" w:rsidRDefault="004F5C7D" w:rsidP="001A010E">
      <w:pPr>
        <w:spacing w:line="312" w:lineRule="auto"/>
        <w:jc w:val="both"/>
        <w:rPr>
          <w:rFonts w:ascii="Arial" w:eastAsia="Microsoft YaHei" w:hAnsi="Arial" w:cs="Arial"/>
          <w:b/>
          <w:color w:val="000000" w:themeColor="text1"/>
          <w:sz w:val="20"/>
          <w:szCs w:val="18"/>
        </w:rPr>
      </w:pPr>
    </w:p>
    <w:p w14:paraId="6B0D0C99" w14:textId="77777777" w:rsidR="004F5C7D" w:rsidRPr="001A010E" w:rsidRDefault="004F5C7D" w:rsidP="001A010E">
      <w:pPr>
        <w:spacing w:line="312" w:lineRule="auto"/>
        <w:jc w:val="both"/>
        <w:rPr>
          <w:rFonts w:ascii="Arial" w:eastAsia="Microsoft YaHei" w:hAnsi="Arial" w:cs="Arial"/>
          <w:b/>
          <w:color w:val="000000" w:themeColor="text1"/>
          <w:sz w:val="20"/>
          <w:szCs w:val="18"/>
        </w:rPr>
      </w:pPr>
    </w:p>
    <w:p w14:paraId="6C5B99FA" w14:textId="77777777" w:rsidR="004F5C7D" w:rsidRPr="001A010E" w:rsidRDefault="004F5C7D" w:rsidP="001A010E">
      <w:pPr>
        <w:spacing w:line="312" w:lineRule="auto"/>
        <w:jc w:val="both"/>
        <w:rPr>
          <w:rFonts w:ascii="Arial" w:eastAsia="Microsoft YaHei" w:hAnsi="Arial" w:cs="Arial"/>
          <w:b/>
          <w:color w:val="000000" w:themeColor="text1"/>
          <w:sz w:val="20"/>
          <w:szCs w:val="18"/>
        </w:rPr>
      </w:pPr>
    </w:p>
    <w:p w14:paraId="466DC410" w14:textId="77777777" w:rsidR="004F5C7D" w:rsidRPr="001A010E" w:rsidRDefault="004F5C7D" w:rsidP="001A010E">
      <w:pPr>
        <w:spacing w:line="312" w:lineRule="auto"/>
        <w:rPr>
          <w:rFonts w:ascii="Arial" w:eastAsia="Microsoft YaHei" w:hAnsi="Arial" w:cs="Arial"/>
          <w:b/>
          <w:color w:val="000000" w:themeColor="text1"/>
          <w:sz w:val="20"/>
          <w:szCs w:val="18"/>
        </w:rPr>
      </w:pPr>
    </w:p>
    <w:p w14:paraId="4406B526" w14:textId="77777777" w:rsidR="004F5C7D" w:rsidRPr="001A010E" w:rsidRDefault="004F5C7D" w:rsidP="001A010E">
      <w:pPr>
        <w:spacing w:line="312" w:lineRule="auto"/>
        <w:rPr>
          <w:rFonts w:ascii="Arial" w:eastAsia="Microsoft YaHei" w:hAnsi="Arial" w:cs="Arial"/>
          <w:color w:val="000000" w:themeColor="text1"/>
          <w:sz w:val="18"/>
          <w:szCs w:val="18"/>
        </w:rPr>
      </w:pPr>
    </w:p>
    <w:tbl>
      <w:tblPr>
        <w:tblpPr w:leftFromText="180" w:rightFromText="180" w:vertAnchor="text" w:horzAnchor="page" w:tblpX="1751" w:tblpY="200"/>
        <w:tblOverlap w:val="never"/>
        <w:tblW w:w="5093" w:type="pct"/>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96"/>
        <w:gridCol w:w="4703"/>
      </w:tblGrid>
      <w:tr w:rsidR="0004655A" w:rsidRPr="001A010E" w14:paraId="3A959F01" w14:textId="77777777" w:rsidTr="00DA50D2">
        <w:trPr>
          <w:cantSplit/>
          <w:trHeight w:val="602"/>
        </w:trPr>
        <w:tc>
          <w:tcPr>
            <w:tcW w:w="2498" w:type="pct"/>
            <w:tcBorders>
              <w:top w:val="single" w:sz="8" w:space="0" w:color="auto"/>
              <w:bottom w:val="single" w:sz="4" w:space="0" w:color="auto"/>
              <w:right w:val="single" w:sz="8" w:space="0" w:color="auto"/>
            </w:tcBorders>
            <w:shd w:val="clear" w:color="auto" w:fill="E6E6E6"/>
            <w:vAlign w:val="center"/>
          </w:tcPr>
          <w:p w14:paraId="1C12BA4B" w14:textId="77777777" w:rsidR="0004655A" w:rsidRPr="001A010E" w:rsidRDefault="00AA6680" w:rsidP="001A010E">
            <w:pPr>
              <w:pStyle w:val="Default"/>
              <w:spacing w:line="312" w:lineRule="auto"/>
              <w:rPr>
                <w:rFonts w:eastAsia="Microsoft YaHei"/>
                <w:color w:val="000000" w:themeColor="text1"/>
                <w:sz w:val="18"/>
                <w:szCs w:val="18"/>
              </w:rPr>
            </w:pPr>
            <w:r w:rsidRPr="001A010E">
              <w:rPr>
                <w:rFonts w:eastAsia="Microsoft YaHei"/>
                <w:color w:val="000000" w:themeColor="text1"/>
                <w:sz w:val="18"/>
                <w:szCs w:val="18"/>
              </w:rPr>
              <w:t xml:space="preserve">Proposal Approved on behalf of </w:t>
            </w:r>
          </w:p>
          <w:p w14:paraId="158187D2" w14:textId="49EAC7D0" w:rsidR="0004655A" w:rsidRPr="001A010E" w:rsidRDefault="005141AF" w:rsidP="001A010E">
            <w:pPr>
              <w:pStyle w:val="Default"/>
              <w:spacing w:line="312" w:lineRule="auto"/>
              <w:rPr>
                <w:rFonts w:eastAsia="Microsoft YaHei" w:hint="eastAsia"/>
                <w:color w:val="000000" w:themeColor="text1"/>
                <w:sz w:val="18"/>
                <w:szCs w:val="18"/>
              </w:rPr>
            </w:pPr>
            <w:proofErr w:type="spellStart"/>
            <w:r w:rsidRPr="001A010E">
              <w:rPr>
                <w:rFonts w:eastAsia="Microsoft YaHei"/>
                <w:sz w:val="18"/>
                <w:szCs w:val="18"/>
              </w:rPr>
              <w:t>Acloudear</w:t>
            </w:r>
            <w:proofErr w:type="spellEnd"/>
            <w:r w:rsidR="00AF3378" w:rsidRPr="001A010E">
              <w:rPr>
                <w:rFonts w:eastAsia="Microsoft YaHei"/>
                <w:sz w:val="18"/>
                <w:szCs w:val="18"/>
              </w:rPr>
              <w:t xml:space="preserve"> </w:t>
            </w:r>
            <w:r w:rsidR="008F2D0B">
              <w:rPr>
                <w:rFonts w:eastAsia="Microsoft YaHei" w:hint="eastAsia"/>
                <w:sz w:val="18"/>
                <w:szCs w:val="18"/>
              </w:rPr>
              <w:t xml:space="preserve">Information Technology </w:t>
            </w:r>
            <w:proofErr w:type="spellStart"/>
            <w:proofErr w:type="gramStart"/>
            <w:r w:rsidR="008F2D0B">
              <w:rPr>
                <w:rFonts w:eastAsia="Microsoft YaHei" w:hint="eastAsia"/>
                <w:sz w:val="18"/>
                <w:szCs w:val="18"/>
              </w:rPr>
              <w:t>Co.,Ltd</w:t>
            </w:r>
            <w:proofErr w:type="spellEnd"/>
            <w:proofErr w:type="gramEnd"/>
          </w:p>
        </w:tc>
        <w:tc>
          <w:tcPr>
            <w:tcW w:w="2502" w:type="pct"/>
            <w:tcBorders>
              <w:top w:val="single" w:sz="8" w:space="0" w:color="auto"/>
              <w:left w:val="single" w:sz="8" w:space="0" w:color="auto"/>
              <w:bottom w:val="single" w:sz="4" w:space="0" w:color="auto"/>
            </w:tcBorders>
            <w:shd w:val="clear" w:color="auto" w:fill="CCCCCC"/>
            <w:vAlign w:val="center"/>
          </w:tcPr>
          <w:p w14:paraId="25443C16" w14:textId="77777777" w:rsidR="0004655A" w:rsidRPr="001A010E" w:rsidRDefault="00AA6680" w:rsidP="001A010E">
            <w:pPr>
              <w:pStyle w:val="Default"/>
              <w:spacing w:line="312" w:lineRule="auto"/>
              <w:rPr>
                <w:rFonts w:eastAsia="Microsoft YaHei"/>
                <w:color w:val="000000" w:themeColor="text1"/>
                <w:sz w:val="18"/>
                <w:szCs w:val="18"/>
              </w:rPr>
            </w:pPr>
            <w:r w:rsidRPr="001A010E">
              <w:rPr>
                <w:rFonts w:eastAsia="Microsoft YaHei"/>
                <w:color w:val="000000" w:themeColor="text1"/>
                <w:sz w:val="18"/>
                <w:szCs w:val="18"/>
              </w:rPr>
              <w:t xml:space="preserve">Proposal Accepted on behalf of </w:t>
            </w:r>
          </w:p>
          <w:p w14:paraId="45C1E5B1" w14:textId="26CB8D9C" w:rsidR="0004655A" w:rsidRPr="001A010E" w:rsidRDefault="008F2D0B" w:rsidP="001A010E">
            <w:pPr>
              <w:pStyle w:val="Default"/>
              <w:spacing w:line="312" w:lineRule="auto"/>
              <w:rPr>
                <w:rFonts w:eastAsia="Microsoft YaHei" w:hint="eastAsia"/>
                <w:color w:val="000000" w:themeColor="text1"/>
                <w:sz w:val="18"/>
                <w:szCs w:val="18"/>
              </w:rPr>
            </w:pPr>
            <w:r>
              <w:rPr>
                <w:rFonts w:eastAsia="Microsoft YaHei" w:hint="eastAsia"/>
                <w:color w:val="000000" w:themeColor="text1"/>
                <w:sz w:val="18"/>
                <w:szCs w:val="18"/>
              </w:rPr>
              <w:t>ISS DATA PTE.LTD</w:t>
            </w:r>
          </w:p>
        </w:tc>
      </w:tr>
      <w:tr w:rsidR="00DA50D2" w:rsidRPr="001A010E" w14:paraId="5CA70ED1" w14:textId="77777777" w:rsidTr="00114611">
        <w:trPr>
          <w:cantSplit/>
          <w:trHeight w:val="2115"/>
        </w:trPr>
        <w:tc>
          <w:tcPr>
            <w:tcW w:w="2498" w:type="pct"/>
            <w:tcBorders>
              <w:top w:val="single" w:sz="4" w:space="0" w:color="auto"/>
              <w:right w:val="single" w:sz="8" w:space="0" w:color="auto"/>
            </w:tcBorders>
            <w:vAlign w:val="center"/>
          </w:tcPr>
          <w:p w14:paraId="0E5D1E4D" w14:textId="77777777" w:rsidR="00DA50D2" w:rsidRPr="001A010E" w:rsidRDefault="00DA50D2" w:rsidP="001A010E">
            <w:pPr>
              <w:pStyle w:val="Default"/>
              <w:spacing w:line="312" w:lineRule="auto"/>
              <w:rPr>
                <w:rFonts w:eastAsia="Microsoft YaHei"/>
                <w:color w:val="000000" w:themeColor="text1"/>
                <w:sz w:val="18"/>
                <w:szCs w:val="18"/>
              </w:rPr>
            </w:pPr>
          </w:p>
          <w:p w14:paraId="7678CAB6" w14:textId="77777777" w:rsidR="00DA50D2" w:rsidRPr="001A010E" w:rsidRDefault="00DA50D2" w:rsidP="001A010E">
            <w:pPr>
              <w:pStyle w:val="Default"/>
              <w:spacing w:line="312" w:lineRule="auto"/>
              <w:rPr>
                <w:rFonts w:eastAsia="Microsoft YaHei"/>
                <w:color w:val="000000" w:themeColor="text1"/>
                <w:sz w:val="18"/>
                <w:szCs w:val="18"/>
              </w:rPr>
            </w:pPr>
          </w:p>
          <w:p w14:paraId="58DB1D32" w14:textId="77777777" w:rsidR="00DA50D2" w:rsidRPr="001A010E" w:rsidRDefault="00DA50D2" w:rsidP="001A010E">
            <w:pPr>
              <w:pStyle w:val="Default"/>
              <w:spacing w:line="312" w:lineRule="auto"/>
              <w:rPr>
                <w:rFonts w:eastAsia="Microsoft YaHei"/>
                <w:color w:val="000000" w:themeColor="text1"/>
                <w:sz w:val="18"/>
                <w:szCs w:val="18"/>
              </w:rPr>
            </w:pPr>
          </w:p>
          <w:p w14:paraId="240D3CDA" w14:textId="77777777" w:rsidR="00DA50D2" w:rsidRPr="001A010E" w:rsidRDefault="00DA50D2" w:rsidP="001A010E">
            <w:pPr>
              <w:pStyle w:val="Default"/>
              <w:spacing w:line="312" w:lineRule="auto"/>
              <w:rPr>
                <w:rFonts w:eastAsia="Microsoft YaHei"/>
                <w:color w:val="000000" w:themeColor="text1"/>
                <w:sz w:val="18"/>
                <w:szCs w:val="18"/>
              </w:rPr>
            </w:pPr>
          </w:p>
          <w:p w14:paraId="684D3658" w14:textId="77777777" w:rsidR="00E46078" w:rsidRPr="001A010E" w:rsidRDefault="00E46078" w:rsidP="001A010E">
            <w:pPr>
              <w:pStyle w:val="Default"/>
              <w:spacing w:line="312" w:lineRule="auto"/>
              <w:rPr>
                <w:rFonts w:eastAsia="Microsoft YaHei"/>
                <w:color w:val="000000" w:themeColor="text1"/>
                <w:sz w:val="18"/>
                <w:szCs w:val="18"/>
              </w:rPr>
            </w:pPr>
          </w:p>
          <w:p w14:paraId="33D9904A" w14:textId="77777777" w:rsidR="00E46078" w:rsidRPr="001A010E" w:rsidRDefault="00E46078" w:rsidP="001A010E">
            <w:pPr>
              <w:pStyle w:val="Default"/>
              <w:spacing w:line="312" w:lineRule="auto"/>
              <w:rPr>
                <w:rFonts w:eastAsia="Microsoft YaHei"/>
                <w:color w:val="000000" w:themeColor="text1"/>
                <w:sz w:val="18"/>
                <w:szCs w:val="18"/>
              </w:rPr>
            </w:pPr>
          </w:p>
          <w:p w14:paraId="7589173C" w14:textId="560FB683" w:rsidR="00DA50D2" w:rsidRPr="001A010E" w:rsidRDefault="00DA50D2" w:rsidP="001A010E">
            <w:pPr>
              <w:pStyle w:val="Default"/>
              <w:spacing w:line="312" w:lineRule="auto"/>
              <w:rPr>
                <w:rFonts w:eastAsia="Microsoft YaHei"/>
                <w:color w:val="000000" w:themeColor="text1"/>
                <w:sz w:val="18"/>
                <w:szCs w:val="18"/>
              </w:rPr>
            </w:pPr>
            <w:r w:rsidRPr="001A010E">
              <w:rPr>
                <w:rFonts w:eastAsia="Microsoft YaHei"/>
                <w:color w:val="000000" w:themeColor="text1"/>
                <w:sz w:val="18"/>
                <w:szCs w:val="18"/>
              </w:rPr>
              <w:t>Date</w:t>
            </w:r>
            <w:r w:rsidRPr="001A010E">
              <w:rPr>
                <w:rFonts w:eastAsia="Microsoft YaHei"/>
                <w:color w:val="000000" w:themeColor="text1"/>
                <w:sz w:val="18"/>
                <w:szCs w:val="18"/>
              </w:rPr>
              <w:t>：</w:t>
            </w:r>
          </w:p>
        </w:tc>
        <w:tc>
          <w:tcPr>
            <w:tcW w:w="2502" w:type="pct"/>
            <w:tcBorders>
              <w:top w:val="single" w:sz="4" w:space="0" w:color="auto"/>
              <w:left w:val="single" w:sz="8" w:space="0" w:color="auto"/>
            </w:tcBorders>
          </w:tcPr>
          <w:p w14:paraId="13703BD4" w14:textId="77777777" w:rsidR="00DA50D2" w:rsidRPr="001A010E" w:rsidRDefault="00DA50D2" w:rsidP="001A010E">
            <w:pPr>
              <w:pStyle w:val="Default"/>
              <w:spacing w:line="312" w:lineRule="auto"/>
              <w:rPr>
                <w:rFonts w:eastAsia="Microsoft YaHei"/>
                <w:color w:val="000000" w:themeColor="text1"/>
                <w:sz w:val="18"/>
                <w:szCs w:val="18"/>
              </w:rPr>
            </w:pPr>
          </w:p>
          <w:p w14:paraId="3A28E2E6" w14:textId="77777777" w:rsidR="00DA50D2" w:rsidRPr="001A010E" w:rsidRDefault="00DA50D2" w:rsidP="001A010E">
            <w:pPr>
              <w:pStyle w:val="Default"/>
              <w:spacing w:line="312" w:lineRule="auto"/>
              <w:rPr>
                <w:rFonts w:eastAsia="Microsoft YaHei"/>
                <w:color w:val="000000" w:themeColor="text1"/>
                <w:sz w:val="18"/>
                <w:szCs w:val="18"/>
              </w:rPr>
            </w:pPr>
          </w:p>
          <w:p w14:paraId="78E3EC3F" w14:textId="77777777" w:rsidR="00DA50D2" w:rsidRPr="001A010E" w:rsidRDefault="00DA50D2" w:rsidP="001A010E">
            <w:pPr>
              <w:pStyle w:val="Default"/>
              <w:spacing w:line="312" w:lineRule="auto"/>
              <w:rPr>
                <w:rFonts w:eastAsia="Microsoft YaHei"/>
                <w:color w:val="000000" w:themeColor="text1"/>
                <w:sz w:val="18"/>
                <w:szCs w:val="18"/>
              </w:rPr>
            </w:pPr>
          </w:p>
          <w:p w14:paraId="0BA377BA" w14:textId="77777777" w:rsidR="00DA50D2" w:rsidRPr="001A010E" w:rsidRDefault="00DA50D2" w:rsidP="001A010E">
            <w:pPr>
              <w:pStyle w:val="Default"/>
              <w:spacing w:line="312" w:lineRule="auto"/>
              <w:rPr>
                <w:rFonts w:eastAsia="Microsoft YaHei"/>
                <w:color w:val="000000" w:themeColor="text1"/>
                <w:sz w:val="18"/>
                <w:szCs w:val="18"/>
              </w:rPr>
            </w:pPr>
          </w:p>
          <w:p w14:paraId="1A28DE70" w14:textId="77777777" w:rsidR="00DA50D2" w:rsidRPr="001A010E" w:rsidRDefault="00DA50D2" w:rsidP="001A010E">
            <w:pPr>
              <w:pStyle w:val="Default"/>
              <w:spacing w:line="312" w:lineRule="auto"/>
              <w:rPr>
                <w:rFonts w:eastAsia="Microsoft YaHei"/>
                <w:color w:val="000000" w:themeColor="text1"/>
                <w:sz w:val="18"/>
                <w:szCs w:val="18"/>
              </w:rPr>
            </w:pPr>
          </w:p>
          <w:p w14:paraId="2FF4A198" w14:textId="77777777" w:rsidR="00114611" w:rsidRPr="001A010E" w:rsidRDefault="00114611" w:rsidP="001A010E">
            <w:pPr>
              <w:pStyle w:val="Default"/>
              <w:spacing w:line="312" w:lineRule="auto"/>
              <w:rPr>
                <w:rFonts w:eastAsia="Microsoft YaHei"/>
                <w:color w:val="000000" w:themeColor="text1"/>
                <w:sz w:val="18"/>
                <w:szCs w:val="18"/>
              </w:rPr>
            </w:pPr>
          </w:p>
          <w:p w14:paraId="274D5448" w14:textId="330A5F3E" w:rsidR="00DA50D2" w:rsidRPr="001A010E" w:rsidRDefault="00DA50D2" w:rsidP="001A010E">
            <w:pPr>
              <w:pStyle w:val="Default"/>
              <w:spacing w:line="312" w:lineRule="auto"/>
              <w:rPr>
                <w:rFonts w:eastAsia="Microsoft YaHei"/>
                <w:color w:val="000000" w:themeColor="text1"/>
                <w:sz w:val="18"/>
                <w:szCs w:val="18"/>
              </w:rPr>
            </w:pPr>
            <w:r w:rsidRPr="001A010E">
              <w:rPr>
                <w:rFonts w:eastAsia="Microsoft YaHei"/>
                <w:color w:val="000000" w:themeColor="text1"/>
                <w:sz w:val="18"/>
                <w:szCs w:val="18"/>
              </w:rPr>
              <w:t>Date</w:t>
            </w:r>
            <w:r w:rsidRPr="001A010E">
              <w:rPr>
                <w:rFonts w:eastAsia="Microsoft YaHei"/>
                <w:color w:val="000000" w:themeColor="text1"/>
                <w:sz w:val="18"/>
                <w:szCs w:val="18"/>
              </w:rPr>
              <w:t>：</w:t>
            </w:r>
          </w:p>
        </w:tc>
      </w:tr>
    </w:tbl>
    <w:p w14:paraId="48487B18" w14:textId="77777777" w:rsidR="00CE6FA7" w:rsidRDefault="00CE6FA7" w:rsidP="001A010E">
      <w:pPr>
        <w:spacing w:line="312" w:lineRule="auto"/>
        <w:rPr>
          <w:rFonts w:ascii="Arial" w:eastAsia="Microsoft YaHei" w:hAnsi="Arial" w:cs="Arial"/>
          <w:color w:val="000000"/>
          <w:sz w:val="18"/>
          <w:szCs w:val="18"/>
        </w:rPr>
      </w:pPr>
    </w:p>
    <w:p w14:paraId="2454A549" w14:textId="77777777" w:rsidR="003E4228" w:rsidRDefault="003E4228" w:rsidP="001A010E">
      <w:pPr>
        <w:spacing w:line="312" w:lineRule="auto"/>
        <w:rPr>
          <w:rFonts w:ascii="Arial" w:eastAsia="Microsoft YaHei" w:hAnsi="Arial" w:cs="Arial"/>
          <w:color w:val="000000"/>
          <w:sz w:val="18"/>
          <w:szCs w:val="18"/>
        </w:rPr>
      </w:pPr>
    </w:p>
    <w:p w14:paraId="14C8E63C" w14:textId="77777777" w:rsidR="003E4228" w:rsidRDefault="003E4228" w:rsidP="001A010E">
      <w:pPr>
        <w:spacing w:line="312" w:lineRule="auto"/>
        <w:rPr>
          <w:rFonts w:ascii="Arial" w:eastAsia="Microsoft YaHei" w:hAnsi="Arial" w:cs="Arial"/>
          <w:color w:val="000000"/>
          <w:sz w:val="18"/>
          <w:szCs w:val="18"/>
        </w:rPr>
      </w:pPr>
    </w:p>
    <w:p w14:paraId="6770161C" w14:textId="77777777" w:rsidR="003E4228" w:rsidRPr="001A010E" w:rsidRDefault="003E4228" w:rsidP="001A010E">
      <w:pPr>
        <w:spacing w:line="312" w:lineRule="auto"/>
        <w:rPr>
          <w:rFonts w:ascii="Arial" w:eastAsia="Microsoft YaHei" w:hAnsi="Arial" w:cs="Arial" w:hint="eastAsia"/>
          <w:color w:val="000000"/>
          <w:sz w:val="18"/>
          <w:szCs w:val="18"/>
        </w:rPr>
      </w:pPr>
    </w:p>
    <w:p w14:paraId="6B88480E" w14:textId="77777777" w:rsidR="00CE6FA7" w:rsidRPr="001A010E" w:rsidRDefault="00CE6FA7" w:rsidP="001A010E">
      <w:pPr>
        <w:spacing w:line="312" w:lineRule="auto"/>
        <w:rPr>
          <w:rFonts w:ascii="Arial" w:eastAsia="Microsoft YaHei" w:hAnsi="Arial" w:cs="Arial"/>
          <w:color w:val="000000"/>
          <w:sz w:val="18"/>
          <w:szCs w:val="18"/>
        </w:rPr>
      </w:pPr>
    </w:p>
    <w:p w14:paraId="391095AC" w14:textId="1FA72D79" w:rsidR="0004655A" w:rsidRPr="001A010E" w:rsidRDefault="00AA6680" w:rsidP="001A010E">
      <w:pPr>
        <w:spacing w:line="312" w:lineRule="auto"/>
        <w:jc w:val="both"/>
        <w:rPr>
          <w:rFonts w:ascii="Arial" w:eastAsia="Microsoft YaHei" w:hAnsi="Arial" w:cs="Arial"/>
          <w:b/>
          <w:bCs/>
          <w:color w:val="000000"/>
          <w:sz w:val="18"/>
          <w:szCs w:val="18"/>
        </w:rPr>
      </w:pPr>
      <w:r w:rsidRPr="001A010E">
        <w:rPr>
          <w:rFonts w:ascii="Arial" w:eastAsia="Microsoft YaHei" w:hAnsi="Arial" w:cs="Arial"/>
          <w:b/>
          <w:bCs/>
          <w:color w:val="000000"/>
          <w:sz w:val="18"/>
          <w:szCs w:val="18"/>
        </w:rPr>
        <w:lastRenderedPageBreak/>
        <w:t xml:space="preserve">Description of SAP </w:t>
      </w:r>
      <w:r w:rsidR="0084598E" w:rsidRPr="001A010E">
        <w:rPr>
          <w:rFonts w:ascii="Arial" w:eastAsia="Microsoft YaHei" w:hAnsi="Arial" w:cs="Arial"/>
          <w:b/>
          <w:bCs/>
          <w:color w:val="000000"/>
          <w:sz w:val="18"/>
          <w:szCs w:val="18"/>
        </w:rPr>
        <w:t>Cloud</w:t>
      </w:r>
      <w:r w:rsidRPr="001A010E">
        <w:rPr>
          <w:rFonts w:ascii="Arial" w:eastAsia="Microsoft YaHei" w:hAnsi="Arial" w:cs="Arial"/>
          <w:b/>
          <w:bCs/>
          <w:color w:val="000000"/>
          <w:sz w:val="18"/>
          <w:szCs w:val="18"/>
        </w:rPr>
        <w:t xml:space="preserve"> consulting service.</w:t>
      </w:r>
    </w:p>
    <w:p w14:paraId="6AB68105" w14:textId="77777777" w:rsidR="0004655A" w:rsidRPr="001A010E" w:rsidRDefault="0004655A" w:rsidP="001A010E">
      <w:pPr>
        <w:pStyle w:val="Default"/>
        <w:spacing w:line="312" w:lineRule="auto"/>
        <w:jc w:val="both"/>
        <w:outlineLvl w:val="0"/>
        <w:rPr>
          <w:rFonts w:eastAsia="Microsoft YaHei"/>
          <w:b/>
          <w:bCs/>
          <w:sz w:val="18"/>
          <w:szCs w:val="18"/>
        </w:rPr>
      </w:pPr>
    </w:p>
    <w:p w14:paraId="768095E6" w14:textId="06275BE9" w:rsidR="0004655A" w:rsidRPr="001A010E" w:rsidRDefault="00AA6680" w:rsidP="001A010E">
      <w:pPr>
        <w:pStyle w:val="Default"/>
        <w:spacing w:line="312" w:lineRule="auto"/>
        <w:jc w:val="both"/>
        <w:rPr>
          <w:rFonts w:eastAsia="Microsoft YaHei"/>
          <w:sz w:val="18"/>
          <w:szCs w:val="18"/>
        </w:rPr>
      </w:pPr>
      <w:r w:rsidRPr="001A010E">
        <w:rPr>
          <w:rFonts w:eastAsia="Microsoft YaHei"/>
          <w:sz w:val="18"/>
          <w:szCs w:val="18"/>
        </w:rPr>
        <w:t xml:space="preserve">As the certified SAP CLOUD Service Provider, </w:t>
      </w:r>
      <w:proofErr w:type="spellStart"/>
      <w:r w:rsidR="005141AF" w:rsidRPr="001A010E">
        <w:rPr>
          <w:rFonts w:eastAsia="Microsoft YaHei"/>
          <w:sz w:val="18"/>
          <w:szCs w:val="18"/>
        </w:rPr>
        <w:t>Acloudear</w:t>
      </w:r>
      <w:proofErr w:type="spellEnd"/>
      <w:r w:rsidRPr="001A010E">
        <w:rPr>
          <w:rFonts w:eastAsia="Microsoft YaHei"/>
          <w:sz w:val="18"/>
          <w:szCs w:val="18"/>
        </w:rPr>
        <w:t xml:space="preserve"> and Customer have agreed that SAP CLOUD Service Provider delivers to Customer certain Consulting Services. These Description and any modifications to the Agreement made herein apply solely to Consulting Services and not to any other SAP product or service or the Cloud Service itself. In case of conflict the terms of the statement of work (SOW) shall prevail over any Service Description and the provisions of this Part</w:t>
      </w:r>
      <w:r w:rsidR="00B102D4" w:rsidRPr="001A010E">
        <w:rPr>
          <w:rFonts w:eastAsia="Microsoft YaHei"/>
          <w:sz w:val="18"/>
          <w:szCs w:val="18"/>
        </w:rPr>
        <w:t>.</w:t>
      </w:r>
    </w:p>
    <w:p w14:paraId="28563B43" w14:textId="1FB49D60" w:rsidR="0004655A" w:rsidRPr="001A010E" w:rsidRDefault="0004655A" w:rsidP="001A010E">
      <w:pPr>
        <w:pStyle w:val="Default"/>
        <w:spacing w:line="312" w:lineRule="auto"/>
        <w:jc w:val="both"/>
        <w:rPr>
          <w:rFonts w:eastAsia="Microsoft YaHei"/>
          <w:sz w:val="18"/>
          <w:szCs w:val="18"/>
        </w:rPr>
      </w:pPr>
    </w:p>
    <w:p w14:paraId="0F2C514F" w14:textId="77777777" w:rsidR="0004655A" w:rsidRPr="001A010E" w:rsidRDefault="00AA6680" w:rsidP="001A010E">
      <w:pPr>
        <w:pStyle w:val="Default"/>
        <w:spacing w:line="312" w:lineRule="auto"/>
        <w:jc w:val="both"/>
        <w:outlineLvl w:val="0"/>
        <w:rPr>
          <w:rFonts w:eastAsia="Microsoft YaHei"/>
          <w:sz w:val="18"/>
          <w:szCs w:val="18"/>
        </w:rPr>
      </w:pPr>
      <w:r w:rsidRPr="001A010E">
        <w:rPr>
          <w:rFonts w:eastAsia="Microsoft YaHei"/>
          <w:b/>
          <w:bCs/>
          <w:sz w:val="18"/>
          <w:szCs w:val="18"/>
        </w:rPr>
        <w:t xml:space="preserve">1. DEFINITIONS </w:t>
      </w:r>
    </w:p>
    <w:p w14:paraId="3238009E"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sz w:val="18"/>
          <w:szCs w:val="18"/>
        </w:rPr>
        <w:t>定义</w:t>
      </w:r>
      <w:r w:rsidRPr="001A010E">
        <w:rPr>
          <w:rFonts w:eastAsia="Microsoft YaHei"/>
          <w:sz w:val="18"/>
          <w:szCs w:val="18"/>
        </w:rPr>
        <w:t xml:space="preserve"> </w:t>
      </w:r>
    </w:p>
    <w:p w14:paraId="297C7ABA" w14:textId="77777777" w:rsidR="0004655A" w:rsidRPr="001A010E" w:rsidRDefault="00AA6680" w:rsidP="001A010E">
      <w:pPr>
        <w:pStyle w:val="Default"/>
        <w:spacing w:line="312" w:lineRule="auto"/>
        <w:jc w:val="both"/>
        <w:rPr>
          <w:rFonts w:eastAsia="Microsoft YaHei"/>
          <w:sz w:val="18"/>
          <w:szCs w:val="18"/>
        </w:rPr>
      </w:pPr>
      <w:proofErr w:type="gramStart"/>
      <w:r w:rsidRPr="001A010E">
        <w:rPr>
          <w:rFonts w:eastAsia="Microsoft YaHei"/>
          <w:b/>
          <w:bCs/>
          <w:sz w:val="18"/>
          <w:szCs w:val="18"/>
        </w:rPr>
        <w:t>1.1  “</w:t>
      </w:r>
      <w:proofErr w:type="gramEnd"/>
      <w:r w:rsidRPr="001A010E">
        <w:rPr>
          <w:rFonts w:eastAsia="Microsoft YaHei"/>
          <w:b/>
          <w:bCs/>
          <w:sz w:val="18"/>
          <w:szCs w:val="18"/>
        </w:rPr>
        <w:t xml:space="preserve">Consultant” </w:t>
      </w:r>
      <w:r w:rsidRPr="001A010E">
        <w:rPr>
          <w:rFonts w:eastAsia="Microsoft YaHei"/>
          <w:sz w:val="18"/>
          <w:szCs w:val="18"/>
        </w:rPr>
        <w:t xml:space="preserve">means any employee or </w:t>
      </w:r>
      <w:proofErr w:type="gramStart"/>
      <w:r w:rsidRPr="001A010E">
        <w:rPr>
          <w:rFonts w:eastAsia="Microsoft YaHei"/>
          <w:sz w:val="18"/>
          <w:szCs w:val="18"/>
        </w:rPr>
        <w:t>third party</w:t>
      </w:r>
      <w:proofErr w:type="gramEnd"/>
      <w:r w:rsidRPr="001A010E">
        <w:rPr>
          <w:rFonts w:eastAsia="Microsoft YaHei"/>
          <w:sz w:val="18"/>
          <w:szCs w:val="18"/>
        </w:rPr>
        <w:t xml:space="preserve"> contractor which SAP CLOUD Service Provider utilizes to provide Consulting Services to Customer. </w:t>
      </w:r>
    </w:p>
    <w:p w14:paraId="0006B108" w14:textId="5988CA62" w:rsidR="0004655A" w:rsidRPr="001A010E" w:rsidRDefault="00AA6680" w:rsidP="001A010E">
      <w:pPr>
        <w:pStyle w:val="Default"/>
        <w:spacing w:line="312" w:lineRule="auto"/>
        <w:jc w:val="both"/>
        <w:rPr>
          <w:rFonts w:eastAsia="Microsoft YaHei"/>
          <w:sz w:val="18"/>
          <w:szCs w:val="18"/>
        </w:rPr>
      </w:pPr>
      <w:r w:rsidRPr="001A010E">
        <w:rPr>
          <w:rFonts w:eastAsia="Microsoft YaHei"/>
          <w:sz w:val="18"/>
          <w:szCs w:val="18"/>
        </w:rPr>
        <w:t xml:space="preserve"> </w:t>
      </w:r>
    </w:p>
    <w:p w14:paraId="1BC235EF"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1.2 “Deliverables”</w:t>
      </w:r>
      <w:r w:rsidRPr="001A010E">
        <w:rPr>
          <w:rFonts w:eastAsia="Microsoft YaHei"/>
          <w:sz w:val="18"/>
          <w:szCs w:val="18"/>
        </w:rPr>
        <w:t xml:space="preserve"> means those specific work products or tangible results which are explicitly identified as “Deliverable” under the applicable Order Form.</w:t>
      </w:r>
      <w:r w:rsidRPr="001A010E">
        <w:rPr>
          <w:rFonts w:eastAsia="Microsoft YaHei"/>
          <w:b/>
          <w:bCs/>
          <w:sz w:val="18"/>
          <w:szCs w:val="18"/>
        </w:rPr>
        <w:t xml:space="preserve"> </w:t>
      </w:r>
    </w:p>
    <w:p w14:paraId="049BC3E2" w14:textId="77777777" w:rsidR="0004655A" w:rsidRPr="001A010E" w:rsidRDefault="0004655A" w:rsidP="001A010E">
      <w:pPr>
        <w:pStyle w:val="Default"/>
        <w:spacing w:line="312" w:lineRule="auto"/>
        <w:jc w:val="both"/>
        <w:rPr>
          <w:rFonts w:eastAsia="Microsoft YaHei"/>
          <w:sz w:val="18"/>
          <w:szCs w:val="18"/>
        </w:rPr>
      </w:pPr>
    </w:p>
    <w:p w14:paraId="7D109BDE"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1.3 “Statement of Work (SOW)”</w:t>
      </w:r>
      <w:r w:rsidRPr="001A010E">
        <w:rPr>
          <w:rFonts w:eastAsia="Microsoft YaHei"/>
          <w:sz w:val="18"/>
          <w:szCs w:val="18"/>
        </w:rPr>
        <w:t xml:space="preserve"> means the defines the scope, price, payment etc. of Consulting Services to be provided and other engagement specifics. </w:t>
      </w:r>
      <w:r w:rsidRPr="001A010E">
        <w:rPr>
          <w:rFonts w:eastAsia="Microsoft YaHei"/>
          <w:b/>
          <w:bCs/>
          <w:sz w:val="18"/>
          <w:szCs w:val="18"/>
        </w:rPr>
        <w:t xml:space="preserve"> </w:t>
      </w:r>
    </w:p>
    <w:p w14:paraId="0138925B" w14:textId="77777777" w:rsidR="0004655A" w:rsidRPr="001A010E" w:rsidRDefault="0004655A" w:rsidP="001A010E">
      <w:pPr>
        <w:pStyle w:val="Default"/>
        <w:spacing w:line="312" w:lineRule="auto"/>
        <w:jc w:val="both"/>
        <w:rPr>
          <w:rFonts w:eastAsia="Microsoft YaHei"/>
          <w:sz w:val="18"/>
          <w:szCs w:val="18"/>
        </w:rPr>
      </w:pPr>
    </w:p>
    <w:p w14:paraId="04912F1A"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1.4 “Service Description”</w:t>
      </w:r>
      <w:r w:rsidRPr="001A010E">
        <w:rPr>
          <w:rFonts w:eastAsia="Microsoft YaHei"/>
          <w:sz w:val="18"/>
          <w:szCs w:val="18"/>
        </w:rPr>
        <w:t xml:space="preserve"> means pre-defined descriptions of the Cloud implementation services in the SOW </w:t>
      </w:r>
    </w:p>
    <w:p w14:paraId="3BB7E295" w14:textId="6FC8F2A2" w:rsidR="0004655A" w:rsidRPr="001A010E" w:rsidRDefault="0004655A" w:rsidP="001A010E">
      <w:pPr>
        <w:pStyle w:val="Default"/>
        <w:spacing w:line="312" w:lineRule="auto"/>
        <w:jc w:val="both"/>
        <w:rPr>
          <w:rFonts w:eastAsia="Microsoft YaHei"/>
          <w:sz w:val="18"/>
          <w:szCs w:val="18"/>
        </w:rPr>
      </w:pPr>
    </w:p>
    <w:p w14:paraId="187C3E3B" w14:textId="77777777" w:rsidR="0004655A" w:rsidRPr="001A010E" w:rsidRDefault="00AA6680" w:rsidP="001A010E">
      <w:pPr>
        <w:pStyle w:val="Default"/>
        <w:spacing w:line="312" w:lineRule="auto"/>
        <w:jc w:val="both"/>
        <w:outlineLvl w:val="0"/>
        <w:rPr>
          <w:rFonts w:eastAsia="Microsoft YaHei"/>
          <w:sz w:val="18"/>
          <w:szCs w:val="18"/>
        </w:rPr>
      </w:pPr>
      <w:r w:rsidRPr="001A010E">
        <w:rPr>
          <w:rFonts w:eastAsia="Microsoft YaHei"/>
          <w:b/>
          <w:bCs/>
          <w:sz w:val="18"/>
          <w:szCs w:val="18"/>
        </w:rPr>
        <w:t xml:space="preserve">2. TERM AND TERMINATION </w:t>
      </w:r>
    </w:p>
    <w:p w14:paraId="5AD160CE"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2.1 Term</w:t>
      </w:r>
      <w:r w:rsidRPr="001A010E">
        <w:rPr>
          <w:rFonts w:eastAsia="Microsoft YaHei"/>
          <w:sz w:val="18"/>
          <w:szCs w:val="18"/>
        </w:rPr>
        <w:t xml:space="preserve">. Each Consulting Service shall be effective as of the Effective Date set forth in the SOW and shall remain in effect until end of term or completion of the Consulting Services or terminated earlier by either party in accordance with this agreement.  </w:t>
      </w:r>
    </w:p>
    <w:p w14:paraId="2D7BA929" w14:textId="77777777" w:rsidR="0004655A" w:rsidRPr="001A010E" w:rsidRDefault="0004655A" w:rsidP="001A010E">
      <w:pPr>
        <w:pStyle w:val="Default"/>
        <w:spacing w:line="312" w:lineRule="auto"/>
        <w:jc w:val="both"/>
        <w:rPr>
          <w:rFonts w:eastAsia="Microsoft YaHei"/>
          <w:sz w:val="18"/>
          <w:szCs w:val="18"/>
        </w:rPr>
      </w:pPr>
    </w:p>
    <w:p w14:paraId="5A2D25A7" w14:textId="77777777" w:rsidR="0004655A" w:rsidRPr="001A010E" w:rsidRDefault="0004655A" w:rsidP="001A010E">
      <w:pPr>
        <w:pStyle w:val="Default"/>
        <w:spacing w:line="312" w:lineRule="auto"/>
        <w:jc w:val="both"/>
        <w:rPr>
          <w:rFonts w:eastAsia="Microsoft YaHei"/>
          <w:sz w:val="18"/>
          <w:szCs w:val="18"/>
        </w:rPr>
      </w:pPr>
    </w:p>
    <w:p w14:paraId="110A4BAA" w14:textId="77777777" w:rsidR="0004655A" w:rsidRPr="001A010E" w:rsidRDefault="00AA6680" w:rsidP="001A010E">
      <w:pPr>
        <w:pStyle w:val="Default"/>
        <w:spacing w:line="312" w:lineRule="auto"/>
        <w:jc w:val="both"/>
        <w:rPr>
          <w:rFonts w:eastAsia="Microsoft YaHei"/>
          <w:color w:val="auto"/>
          <w:sz w:val="18"/>
          <w:szCs w:val="18"/>
        </w:rPr>
      </w:pPr>
      <w:r w:rsidRPr="001A010E">
        <w:rPr>
          <w:rFonts w:eastAsia="Microsoft YaHei"/>
          <w:b/>
          <w:bCs/>
          <w:color w:val="auto"/>
          <w:sz w:val="18"/>
          <w:szCs w:val="18"/>
        </w:rPr>
        <w:t>2.2 Termination for Convenience.</w:t>
      </w:r>
      <w:r w:rsidRPr="001A010E">
        <w:rPr>
          <w:rFonts w:eastAsia="Microsoft YaHei"/>
          <w:color w:val="auto"/>
          <w:sz w:val="18"/>
          <w:szCs w:val="18"/>
        </w:rPr>
        <w:t xml:space="preserve"> Consulting Services may be terminated by either party in writing, with 2 </w:t>
      </w:r>
      <w:proofErr w:type="spellStart"/>
      <w:r w:rsidRPr="001A010E">
        <w:rPr>
          <w:rFonts w:eastAsia="Microsoft YaHei"/>
          <w:color w:val="auto"/>
          <w:sz w:val="18"/>
          <w:szCs w:val="18"/>
        </w:rPr>
        <w:t>weeks notice</w:t>
      </w:r>
      <w:proofErr w:type="spellEnd"/>
      <w:r w:rsidRPr="001A010E">
        <w:rPr>
          <w:rFonts w:eastAsia="Microsoft YaHei"/>
          <w:color w:val="auto"/>
          <w:sz w:val="18"/>
          <w:szCs w:val="18"/>
        </w:rPr>
        <w:t>.</w:t>
      </w:r>
    </w:p>
    <w:p w14:paraId="15A5427A" w14:textId="77777777" w:rsidR="0004655A" w:rsidRPr="001A010E" w:rsidRDefault="0004655A" w:rsidP="001A010E">
      <w:pPr>
        <w:pStyle w:val="Default"/>
        <w:spacing w:line="312" w:lineRule="auto"/>
        <w:jc w:val="both"/>
        <w:rPr>
          <w:rFonts w:eastAsia="Microsoft YaHei"/>
          <w:color w:val="auto"/>
          <w:sz w:val="18"/>
          <w:szCs w:val="18"/>
        </w:rPr>
      </w:pPr>
    </w:p>
    <w:p w14:paraId="7FF3F352" w14:textId="77777777" w:rsidR="0004655A" w:rsidRPr="001A010E" w:rsidRDefault="00AA6680" w:rsidP="001A010E">
      <w:pPr>
        <w:pStyle w:val="Default"/>
        <w:spacing w:line="312" w:lineRule="auto"/>
        <w:jc w:val="both"/>
        <w:rPr>
          <w:rFonts w:eastAsia="Microsoft YaHei"/>
          <w:color w:val="auto"/>
          <w:sz w:val="18"/>
          <w:szCs w:val="18"/>
        </w:rPr>
      </w:pPr>
      <w:r w:rsidRPr="001A010E">
        <w:rPr>
          <w:rFonts w:eastAsia="Microsoft YaHei"/>
          <w:b/>
          <w:bCs/>
          <w:color w:val="auto"/>
          <w:sz w:val="18"/>
          <w:szCs w:val="18"/>
        </w:rPr>
        <w:t>2.3 Effect of Termination.</w:t>
      </w:r>
      <w:r w:rsidRPr="001A010E">
        <w:rPr>
          <w:rFonts w:eastAsia="Microsoft YaHei"/>
          <w:color w:val="auto"/>
          <w:sz w:val="18"/>
          <w:szCs w:val="18"/>
        </w:rPr>
        <w:t xml:space="preserve"> It is the customer's responsibility to pay the SAP CLOUD Service Provider all fees incurred as of the effective date of the termination, and the Service Provider shall complete all tasks and services that the Customer has paid until the effective date of the termination. Upon request by one party, all confidential information of the other party (other than the advisory service deliverable) shall be returned to the disclosing party or destroyed, and the individual shall be authorized to provide proof of destruction.</w:t>
      </w:r>
    </w:p>
    <w:p w14:paraId="4CCA890C" w14:textId="77777777" w:rsidR="0004655A" w:rsidRPr="001A010E" w:rsidRDefault="0004655A" w:rsidP="001A010E">
      <w:pPr>
        <w:pStyle w:val="Default"/>
        <w:spacing w:line="312" w:lineRule="auto"/>
        <w:jc w:val="both"/>
        <w:rPr>
          <w:rFonts w:eastAsia="Microsoft YaHei"/>
          <w:color w:val="auto"/>
          <w:sz w:val="18"/>
          <w:szCs w:val="18"/>
          <w:highlight w:val="yellow"/>
        </w:rPr>
      </w:pPr>
    </w:p>
    <w:p w14:paraId="2848F1C4" w14:textId="77777777" w:rsidR="0004655A" w:rsidRPr="001A010E" w:rsidRDefault="00AA6680" w:rsidP="001A010E">
      <w:pPr>
        <w:pStyle w:val="Default"/>
        <w:spacing w:line="312" w:lineRule="auto"/>
        <w:jc w:val="both"/>
        <w:outlineLvl w:val="0"/>
        <w:rPr>
          <w:rFonts w:eastAsia="Microsoft YaHei"/>
          <w:color w:val="auto"/>
          <w:sz w:val="18"/>
          <w:szCs w:val="18"/>
        </w:rPr>
      </w:pPr>
      <w:r w:rsidRPr="001A010E">
        <w:rPr>
          <w:rFonts w:eastAsia="Microsoft YaHei"/>
          <w:b/>
          <w:bCs/>
          <w:color w:val="auto"/>
          <w:sz w:val="18"/>
          <w:szCs w:val="18"/>
        </w:rPr>
        <w:t xml:space="preserve">3. CONSULTING SERVICES WARRANTY </w:t>
      </w:r>
    </w:p>
    <w:p w14:paraId="116FB4F6" w14:textId="0B111350" w:rsidR="0004655A" w:rsidRPr="001A010E" w:rsidRDefault="0004655A" w:rsidP="001A010E">
      <w:pPr>
        <w:pStyle w:val="Default"/>
        <w:spacing w:line="312" w:lineRule="auto"/>
        <w:jc w:val="both"/>
        <w:rPr>
          <w:rFonts w:eastAsia="Microsoft YaHei"/>
          <w:color w:val="auto"/>
          <w:sz w:val="18"/>
          <w:szCs w:val="18"/>
        </w:rPr>
      </w:pPr>
    </w:p>
    <w:p w14:paraId="057E0328"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3.1 General.</w:t>
      </w:r>
      <w:r w:rsidRPr="001A010E">
        <w:rPr>
          <w:rFonts w:eastAsia="Microsoft YaHei"/>
          <w:sz w:val="18"/>
          <w:szCs w:val="18"/>
        </w:rPr>
        <w:t xml:space="preserve"> SAP CLOUD SERVICE PROVIDER warrants that it will perform any Consulting Services in a professional workmanlike manner using resources with the skills reasonably required to perform such services.  </w:t>
      </w:r>
    </w:p>
    <w:p w14:paraId="4E4BDB70" w14:textId="77777777" w:rsidR="0004655A" w:rsidRPr="001A010E" w:rsidRDefault="0004655A" w:rsidP="001A010E">
      <w:pPr>
        <w:pStyle w:val="Default"/>
        <w:spacing w:line="312" w:lineRule="auto"/>
        <w:jc w:val="both"/>
        <w:rPr>
          <w:rFonts w:eastAsia="Microsoft YaHei"/>
          <w:sz w:val="18"/>
          <w:szCs w:val="18"/>
        </w:rPr>
      </w:pPr>
    </w:p>
    <w:p w14:paraId="3CE39A8C"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3.2 Conformance.</w:t>
      </w:r>
      <w:r w:rsidRPr="001A010E">
        <w:rPr>
          <w:rFonts w:eastAsia="Microsoft YaHei"/>
          <w:sz w:val="18"/>
          <w:szCs w:val="18"/>
        </w:rPr>
        <w:t xml:space="preserve"> SAP CLOUD SERVICE PROVIDER warrants that for forty (40) days following provision of the Consulting Services the Deliverables will materially conform with the specifications for that Deliverable in accordance with the respective Service Description or SOW provided that the warranty period for Deliverables (if any) resulting from any subscription based Consulting or Cloud Services will in no event exceed the termination date of the subscription based Consulting or Cloud Services.  </w:t>
      </w:r>
    </w:p>
    <w:p w14:paraId="02ACCA86" w14:textId="77777777" w:rsidR="0004655A" w:rsidRPr="001A010E" w:rsidRDefault="0004655A" w:rsidP="001A010E">
      <w:pPr>
        <w:pStyle w:val="Default"/>
        <w:spacing w:line="312" w:lineRule="auto"/>
        <w:jc w:val="both"/>
        <w:rPr>
          <w:rFonts w:eastAsia="Microsoft YaHei"/>
          <w:sz w:val="18"/>
          <w:szCs w:val="18"/>
        </w:rPr>
      </w:pPr>
    </w:p>
    <w:p w14:paraId="34C2CED8" w14:textId="77777777" w:rsidR="0004655A" w:rsidRPr="001A010E" w:rsidRDefault="0004655A" w:rsidP="001A010E">
      <w:pPr>
        <w:pStyle w:val="Default"/>
        <w:spacing w:line="312" w:lineRule="auto"/>
        <w:jc w:val="both"/>
        <w:rPr>
          <w:rFonts w:eastAsia="Microsoft YaHei"/>
          <w:sz w:val="18"/>
          <w:szCs w:val="18"/>
        </w:rPr>
      </w:pPr>
    </w:p>
    <w:p w14:paraId="30860671"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3.3 Claims.</w:t>
      </w:r>
      <w:r w:rsidRPr="001A010E">
        <w:rPr>
          <w:rFonts w:eastAsia="Microsoft YaHei"/>
          <w:sz w:val="18"/>
          <w:szCs w:val="18"/>
        </w:rPr>
        <w:t xml:space="preserve"> Customer shall notify SAP CLOUD Service Provider in writing within forty (40) days of providing consulting services or deliverables in violation of the specific service or the description of the deliverable in the SOW, and to the SAP CLOUD Service Provider Accurately describe relevant issues and all relevant information that SAP CLOUD </w:t>
      </w:r>
      <w:r w:rsidRPr="001A010E">
        <w:rPr>
          <w:rFonts w:eastAsia="Microsoft YaHei"/>
          <w:sz w:val="18"/>
          <w:szCs w:val="18"/>
        </w:rPr>
        <w:lastRenderedPageBreak/>
        <w:t>Service Providers need to correct such violations of the Service Assurance. If the customer notifies the SAP CLOUD service provider of the violation in accordance with the provisions of this section, and the SAP CLOUD service provider confirms that such violation exists, the parties negotiate to re-execute the corresponding consulting service or re-deliver the corresponding deliverable, or return to the customer fees paid for non-compliance consulting services or redistribution of quotas or other measures agreed by both parties. If the proof is due to a delay in the project due to the SAP CLOUD service provider, the customer reserves the right to claim.</w:t>
      </w:r>
    </w:p>
    <w:p w14:paraId="20B1EBF4" w14:textId="77777777" w:rsidR="0004655A" w:rsidRPr="001A010E" w:rsidRDefault="0004655A" w:rsidP="001A010E">
      <w:pPr>
        <w:pStyle w:val="Default"/>
        <w:spacing w:line="312" w:lineRule="auto"/>
        <w:jc w:val="both"/>
        <w:rPr>
          <w:rFonts w:eastAsia="Microsoft YaHei"/>
          <w:sz w:val="18"/>
          <w:szCs w:val="18"/>
        </w:rPr>
      </w:pPr>
    </w:p>
    <w:p w14:paraId="52B9C6F7" w14:textId="77777777" w:rsidR="0004655A" w:rsidRPr="001A010E" w:rsidRDefault="00AA6680" w:rsidP="001A010E">
      <w:pPr>
        <w:pStyle w:val="Default"/>
        <w:spacing w:line="312" w:lineRule="auto"/>
        <w:jc w:val="both"/>
        <w:outlineLvl w:val="0"/>
        <w:rPr>
          <w:rFonts w:eastAsia="Microsoft YaHei"/>
          <w:sz w:val="18"/>
          <w:szCs w:val="18"/>
        </w:rPr>
      </w:pPr>
      <w:r w:rsidRPr="001A010E">
        <w:rPr>
          <w:rFonts w:eastAsia="Microsoft YaHei"/>
          <w:b/>
          <w:bCs/>
          <w:sz w:val="18"/>
          <w:szCs w:val="18"/>
        </w:rPr>
        <w:t xml:space="preserve">4. ACCEPTANCE </w:t>
      </w:r>
    </w:p>
    <w:p w14:paraId="3C12CDBE" w14:textId="4B11B182" w:rsidR="0004655A" w:rsidRPr="001A010E" w:rsidRDefault="0004655A" w:rsidP="001A010E">
      <w:pPr>
        <w:pStyle w:val="Default"/>
        <w:spacing w:line="312" w:lineRule="auto"/>
        <w:jc w:val="both"/>
        <w:rPr>
          <w:rFonts w:eastAsia="Microsoft YaHei"/>
          <w:sz w:val="18"/>
          <w:szCs w:val="18"/>
        </w:rPr>
      </w:pPr>
    </w:p>
    <w:p w14:paraId="386BCDF6" w14:textId="77777777" w:rsidR="0004655A" w:rsidRPr="001A010E" w:rsidRDefault="00AA6680" w:rsidP="001A010E">
      <w:pPr>
        <w:pStyle w:val="CM8"/>
        <w:spacing w:after="0"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and such Deliverable is not a tangible item to be produced or manufactured by SAP CLOUD Service Provider, the following shall </w:t>
      </w:r>
      <w:proofErr w:type="gramStart"/>
      <w:r w:rsidRPr="001A010E">
        <w:rPr>
          <w:rFonts w:ascii="Arial" w:eastAsia="Microsoft YaHei" w:hAnsi="Arial" w:cs="Arial"/>
          <w:color w:val="000000"/>
          <w:sz w:val="18"/>
          <w:szCs w:val="18"/>
        </w:rPr>
        <w:t>apply :</w:t>
      </w:r>
      <w:proofErr w:type="gramEnd"/>
      <w:r w:rsidRPr="001A010E">
        <w:rPr>
          <w:rFonts w:ascii="Arial" w:eastAsia="Microsoft YaHei" w:hAnsi="Arial" w:cs="Arial"/>
          <w:color w:val="000000"/>
          <w:sz w:val="18"/>
          <w:szCs w:val="18"/>
        </w:rPr>
        <w:t xml:space="preserve"> </w:t>
      </w:r>
    </w:p>
    <w:p w14:paraId="32905B55" w14:textId="77777777" w:rsidR="0004655A" w:rsidRPr="001A010E" w:rsidRDefault="0004655A" w:rsidP="001A010E">
      <w:pPr>
        <w:pStyle w:val="Default"/>
        <w:spacing w:line="312" w:lineRule="auto"/>
        <w:jc w:val="both"/>
        <w:rPr>
          <w:rFonts w:eastAsia="Microsoft YaHei"/>
        </w:rPr>
      </w:pPr>
    </w:p>
    <w:p w14:paraId="670CA498" w14:textId="77777777" w:rsidR="0004655A" w:rsidRPr="001A010E" w:rsidRDefault="00AA6680" w:rsidP="001A010E">
      <w:pPr>
        <w:pStyle w:val="CM8"/>
        <w:spacing w:line="312" w:lineRule="auto"/>
        <w:ind w:left="1"/>
        <w:jc w:val="both"/>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4.1 Customer, on receipt of notification from SAP CLOUD Service Provider that the Deliverable is ready for acceptance, shall provide written notification within ten (10) Business Days to SAP CLOUD Service Provider that the Deliverable has either been accepted or that it has failed to comply in all material respects with the applicable specifications in a Statement of Work and is therefore rejected. </w:t>
      </w:r>
    </w:p>
    <w:p w14:paraId="5B434DFB" w14:textId="77777777" w:rsidR="0004655A" w:rsidRPr="001A010E" w:rsidRDefault="00AA6680" w:rsidP="001A010E">
      <w:pPr>
        <w:pStyle w:val="CM8"/>
        <w:spacing w:after="0" w:line="312" w:lineRule="auto"/>
        <w:jc w:val="both"/>
        <w:rPr>
          <w:rFonts w:ascii="Arial" w:eastAsia="Microsoft YaHei" w:hAnsi="Arial" w:cs="Arial"/>
          <w:color w:val="000000"/>
          <w:sz w:val="18"/>
          <w:szCs w:val="18"/>
          <w:lang w:eastAsia="zh-Hans"/>
        </w:rPr>
      </w:pPr>
      <w:r w:rsidRPr="001A010E">
        <w:rPr>
          <w:rFonts w:ascii="Arial" w:eastAsia="Microsoft YaHei" w:hAnsi="Arial" w:cs="Arial"/>
          <w:color w:val="000000"/>
          <w:sz w:val="18"/>
          <w:szCs w:val="18"/>
        </w:rPr>
        <w:t xml:space="preserve">4.2 Where Customer rejects a Deliverable </w:t>
      </w:r>
      <w:proofErr w:type="gramStart"/>
      <w:r w:rsidRPr="001A010E">
        <w:rPr>
          <w:rFonts w:ascii="Arial" w:eastAsia="Microsoft YaHei" w:hAnsi="Arial" w:cs="Arial"/>
          <w:color w:val="000000"/>
          <w:sz w:val="18"/>
          <w:szCs w:val="18"/>
        </w:rPr>
        <w:t>on the basis of</w:t>
      </w:r>
      <w:proofErr w:type="gramEnd"/>
      <w:r w:rsidRPr="001A010E">
        <w:rPr>
          <w:rFonts w:ascii="Arial" w:eastAsia="Microsoft YaHei" w:hAnsi="Arial" w:cs="Arial"/>
          <w:color w:val="000000"/>
          <w:sz w:val="18"/>
          <w:szCs w:val="18"/>
        </w:rPr>
        <w:t xml:space="preserve"> material defects in accordance with Section 4.1, SAP CLOUD Service Provider shall attempt to rectify such defects within a period commensurate with their severity. After notification of defect rectification, the Customer shall within ten (10) Business Days re-test the Deliverable and follow the procedure in Section 4.1. Should the Deliverable still display material deviations from the agreed specifications set out in the applicable Statement of Work also after such acceptance test, The parties </w:t>
      </w:r>
      <w:r w:rsidRPr="001A010E">
        <w:rPr>
          <w:rFonts w:ascii="Arial" w:eastAsia="Microsoft YaHei" w:hAnsi="Arial" w:cs="Arial"/>
          <w:color w:val="000000"/>
          <w:sz w:val="18"/>
          <w:szCs w:val="18"/>
          <w:lang w:eastAsia="zh-Hans"/>
        </w:rPr>
        <w:t>will discuss resolution options in good faith.</w:t>
      </w:r>
    </w:p>
    <w:p w14:paraId="64685FB8" w14:textId="77777777" w:rsidR="00481E96" w:rsidRPr="001A010E" w:rsidRDefault="00481E96" w:rsidP="001A010E">
      <w:pPr>
        <w:pStyle w:val="Default"/>
        <w:spacing w:line="312" w:lineRule="auto"/>
        <w:jc w:val="both"/>
        <w:rPr>
          <w:lang w:eastAsia="zh-Hans"/>
        </w:rPr>
      </w:pPr>
    </w:p>
    <w:p w14:paraId="47EDC31F" w14:textId="77777777" w:rsidR="0004655A" w:rsidRPr="001A010E" w:rsidRDefault="00AA6680" w:rsidP="001A010E">
      <w:pPr>
        <w:pStyle w:val="CM8"/>
        <w:spacing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4.3 In the event that Customer does not serve notice of acceptance in accordance with Section 2.4.1 within the period specified in Section 4.1 and does not indicate a rejection of the Deliverable, then Customer will be deemed to have accepted the Deliverable. A Deliverable shall also be deemed accepted if Customer uses the Deliverable in live operation for a period </w:t>
      </w:r>
      <w:proofErr w:type="gramStart"/>
      <w:r w:rsidRPr="001A010E">
        <w:rPr>
          <w:rFonts w:ascii="Arial" w:eastAsia="Microsoft YaHei" w:hAnsi="Arial" w:cs="Arial"/>
          <w:color w:val="000000"/>
          <w:sz w:val="18"/>
          <w:szCs w:val="18"/>
        </w:rPr>
        <w:t>in excess of</w:t>
      </w:r>
      <w:proofErr w:type="gramEnd"/>
      <w:r w:rsidRPr="001A010E">
        <w:rPr>
          <w:rFonts w:ascii="Arial" w:eastAsia="Microsoft YaHei" w:hAnsi="Arial" w:cs="Arial"/>
          <w:color w:val="000000"/>
          <w:sz w:val="18"/>
          <w:szCs w:val="18"/>
        </w:rPr>
        <w:t xml:space="preserve"> ten (10) days. If it is unable to meet the inspection on time due to some objective reasons, the deadline may be extended as appropriate by our agreement.</w:t>
      </w:r>
    </w:p>
    <w:p w14:paraId="30741A64" w14:textId="77777777" w:rsidR="0004655A" w:rsidRPr="001A010E" w:rsidRDefault="00AA6680" w:rsidP="001A010E">
      <w:pPr>
        <w:pStyle w:val="Default"/>
        <w:spacing w:line="312" w:lineRule="auto"/>
        <w:jc w:val="both"/>
        <w:outlineLvl w:val="0"/>
        <w:rPr>
          <w:rFonts w:eastAsia="Microsoft YaHei"/>
          <w:sz w:val="18"/>
          <w:szCs w:val="18"/>
        </w:rPr>
      </w:pPr>
      <w:r w:rsidRPr="001A010E">
        <w:rPr>
          <w:rFonts w:eastAsia="Microsoft YaHei"/>
          <w:b/>
          <w:bCs/>
          <w:sz w:val="18"/>
          <w:szCs w:val="18"/>
        </w:rPr>
        <w:t xml:space="preserve">5. CHANGE REQUEST PROCEDURE  </w:t>
      </w:r>
    </w:p>
    <w:p w14:paraId="597E0E22" w14:textId="71CD5EBC" w:rsidR="0004655A" w:rsidRPr="001A010E" w:rsidRDefault="00AA6680" w:rsidP="001A010E">
      <w:pPr>
        <w:pStyle w:val="Default"/>
        <w:spacing w:line="312" w:lineRule="auto"/>
        <w:jc w:val="both"/>
        <w:rPr>
          <w:rFonts w:eastAsia="Microsoft YaHei"/>
          <w:sz w:val="18"/>
          <w:szCs w:val="18"/>
        </w:rPr>
      </w:pPr>
      <w:r w:rsidRPr="001A010E">
        <w:rPr>
          <w:rFonts w:eastAsia="Microsoft YaHei"/>
          <w:sz w:val="18"/>
          <w:szCs w:val="18"/>
        </w:rPr>
        <w:t xml:space="preserve">Either party can request changes to the Consulting Services in accordance with the </w:t>
      </w:r>
      <w:r w:rsidRPr="001A010E">
        <w:rPr>
          <w:rFonts w:eastAsia="Microsoft YaHei"/>
          <w:color w:val="000000" w:themeColor="text1"/>
          <w:sz w:val="18"/>
          <w:szCs w:val="18"/>
        </w:rPr>
        <w:t xml:space="preserve">SOW </w:t>
      </w:r>
      <w:r w:rsidRPr="001A010E">
        <w:rPr>
          <w:rFonts w:eastAsia="Microsoft YaHei"/>
          <w:sz w:val="18"/>
          <w:szCs w:val="18"/>
        </w:rPr>
        <w:t xml:space="preserve">(“Change Request”). SAP CLOUD SERVICE PROVIDER is not required to perform under a Change Request until agreed to and signed by the parties.  </w:t>
      </w:r>
    </w:p>
    <w:p w14:paraId="16801018" w14:textId="77777777" w:rsidR="00E46078" w:rsidRPr="001A010E" w:rsidRDefault="00E46078" w:rsidP="001A010E">
      <w:pPr>
        <w:spacing w:line="312" w:lineRule="auto"/>
        <w:jc w:val="both"/>
        <w:rPr>
          <w:rFonts w:ascii="Arial" w:eastAsia="Microsoft YaHei" w:hAnsi="Arial" w:cs="Arial"/>
          <w:b/>
          <w:bCs/>
          <w:sz w:val="18"/>
          <w:szCs w:val="18"/>
        </w:rPr>
      </w:pPr>
    </w:p>
    <w:p w14:paraId="65C4FD3E" w14:textId="77777777" w:rsidR="0004655A" w:rsidRPr="001A010E" w:rsidRDefault="00AA6680" w:rsidP="001A010E">
      <w:pPr>
        <w:pStyle w:val="Default"/>
        <w:spacing w:line="312" w:lineRule="auto"/>
        <w:jc w:val="both"/>
        <w:outlineLvl w:val="0"/>
        <w:rPr>
          <w:rFonts w:eastAsia="Microsoft YaHei"/>
          <w:b/>
          <w:bCs/>
          <w:sz w:val="18"/>
          <w:szCs w:val="18"/>
        </w:rPr>
      </w:pPr>
      <w:r w:rsidRPr="001A010E">
        <w:rPr>
          <w:rFonts w:eastAsia="Microsoft YaHei"/>
          <w:b/>
          <w:bCs/>
          <w:sz w:val="18"/>
          <w:szCs w:val="18"/>
        </w:rPr>
        <w:t xml:space="preserve">6. PROVISION OF SERVICES </w:t>
      </w:r>
    </w:p>
    <w:p w14:paraId="584A13EB" w14:textId="547A6165"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6.1 Personnel.</w:t>
      </w:r>
      <w:r w:rsidRPr="001A010E">
        <w:rPr>
          <w:rFonts w:eastAsia="Microsoft YaHei"/>
          <w:sz w:val="18"/>
          <w:szCs w:val="18"/>
        </w:rPr>
        <w:t xml:space="preserve"> The selection, assignment or replacement of </w:t>
      </w:r>
      <w:proofErr w:type="gramStart"/>
      <w:r w:rsidRPr="001A010E">
        <w:rPr>
          <w:rFonts w:eastAsia="Microsoft YaHei"/>
          <w:sz w:val="18"/>
          <w:szCs w:val="18"/>
        </w:rPr>
        <w:t>Consultants</w:t>
      </w:r>
      <w:proofErr w:type="gramEnd"/>
      <w:r w:rsidRPr="001A010E">
        <w:rPr>
          <w:rFonts w:eastAsia="Microsoft YaHei"/>
          <w:sz w:val="18"/>
          <w:szCs w:val="18"/>
        </w:rPr>
        <w:t xml:space="preserve"> is at SAP CLOUD Service </w:t>
      </w:r>
      <w:proofErr w:type="gramStart"/>
      <w:r w:rsidRPr="001A010E">
        <w:rPr>
          <w:rFonts w:eastAsia="Microsoft YaHei"/>
          <w:sz w:val="18"/>
          <w:szCs w:val="18"/>
        </w:rPr>
        <w:t>Provider‘</w:t>
      </w:r>
      <w:proofErr w:type="gramEnd"/>
      <w:r w:rsidRPr="001A010E">
        <w:rPr>
          <w:rFonts w:eastAsia="Microsoft YaHei"/>
          <w:sz w:val="18"/>
          <w:szCs w:val="18"/>
        </w:rPr>
        <w:t xml:space="preserve">s sole discretion and SAP CLOUD SERVICE PROVIDER reserves the right to replace any Consultant at any time at its sole discretion with resource Consultant with equivalent skills. The replacement consultant </w:t>
      </w:r>
      <w:proofErr w:type="gramStart"/>
      <w:r w:rsidRPr="001A010E">
        <w:rPr>
          <w:rFonts w:eastAsia="Microsoft YaHei"/>
          <w:sz w:val="18"/>
          <w:szCs w:val="18"/>
        </w:rPr>
        <w:t>need</w:t>
      </w:r>
      <w:proofErr w:type="gramEnd"/>
      <w:r w:rsidRPr="001A010E">
        <w:rPr>
          <w:rFonts w:eastAsia="Microsoft YaHei"/>
          <w:sz w:val="18"/>
          <w:szCs w:val="18"/>
        </w:rPr>
        <w:t xml:space="preserve"> to be confirmed by customer when he/her entering the </w:t>
      </w:r>
      <w:proofErr w:type="gramStart"/>
      <w:r w:rsidRPr="001A010E">
        <w:rPr>
          <w:rFonts w:eastAsia="Microsoft YaHei"/>
          <w:sz w:val="18"/>
          <w:szCs w:val="18"/>
        </w:rPr>
        <w:t>project .</w:t>
      </w:r>
      <w:proofErr w:type="gramEnd"/>
      <w:r w:rsidRPr="001A010E">
        <w:rPr>
          <w:rFonts w:eastAsia="Microsoft YaHei"/>
          <w:sz w:val="18"/>
          <w:szCs w:val="18"/>
        </w:rPr>
        <w:t xml:space="preserve"> All consultants will be employees of </w:t>
      </w:r>
      <w:proofErr w:type="spellStart"/>
      <w:proofErr w:type="gramStart"/>
      <w:r w:rsidR="005141AF" w:rsidRPr="001A010E">
        <w:rPr>
          <w:rFonts w:eastAsia="Microsoft YaHei"/>
          <w:sz w:val="18"/>
          <w:szCs w:val="18"/>
        </w:rPr>
        <w:t>Acloudear</w:t>
      </w:r>
      <w:proofErr w:type="spellEnd"/>
      <w:r w:rsidRPr="001A010E">
        <w:rPr>
          <w:rFonts w:eastAsia="Microsoft YaHei"/>
          <w:sz w:val="18"/>
          <w:szCs w:val="18"/>
        </w:rPr>
        <w:t>, and</w:t>
      </w:r>
      <w:proofErr w:type="gramEnd"/>
      <w:r w:rsidRPr="001A010E">
        <w:rPr>
          <w:rFonts w:eastAsia="Microsoft YaHei"/>
          <w:sz w:val="18"/>
          <w:szCs w:val="18"/>
        </w:rPr>
        <w:t xml:space="preserve"> will not use subcontractors without prior written approval from CUSTOMER. All employees or contractors will be background checked sufficiently by </w:t>
      </w:r>
      <w:proofErr w:type="spellStart"/>
      <w:r w:rsidR="005141AF" w:rsidRPr="001A010E">
        <w:rPr>
          <w:rFonts w:eastAsia="Microsoft YaHei"/>
          <w:sz w:val="18"/>
          <w:szCs w:val="18"/>
        </w:rPr>
        <w:t>Acloudear</w:t>
      </w:r>
      <w:proofErr w:type="spellEnd"/>
      <w:r w:rsidRPr="001A010E">
        <w:rPr>
          <w:rFonts w:eastAsia="Microsoft YaHei"/>
          <w:sz w:val="18"/>
          <w:szCs w:val="18"/>
        </w:rPr>
        <w:t>, with only those passing the background check being assigned to the CUSTOMER engagement.</w:t>
      </w:r>
    </w:p>
    <w:p w14:paraId="4D1E82D7" w14:textId="77777777" w:rsidR="0004655A" w:rsidRPr="001A010E" w:rsidRDefault="0004655A" w:rsidP="001A010E">
      <w:pPr>
        <w:pStyle w:val="Default"/>
        <w:spacing w:line="312" w:lineRule="auto"/>
        <w:jc w:val="both"/>
        <w:rPr>
          <w:rFonts w:eastAsia="Microsoft YaHei"/>
          <w:sz w:val="18"/>
          <w:szCs w:val="18"/>
        </w:rPr>
      </w:pPr>
    </w:p>
    <w:p w14:paraId="268E5696"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t>6.2 Replacement.</w:t>
      </w:r>
      <w:r w:rsidRPr="001A010E">
        <w:rPr>
          <w:rFonts w:eastAsia="Microsoft YaHei"/>
          <w:sz w:val="18"/>
          <w:szCs w:val="18"/>
        </w:rPr>
        <w:t xml:space="preserve"> If at any time Customer or SAP CLOUD Service Provider is dissatisfied with the material performance of an assigned Consultant or a Customer project team member, the dissatisfied party shall promptly report such dissatisfaction to the other party in writing and may request a replacement. The other party shall use its reasonable discretion in accomplishing any such change (which also, in the case of SAP CLOUD Service Provider, shall be subject to staffing availability). </w:t>
      </w:r>
    </w:p>
    <w:p w14:paraId="3D9C8239" w14:textId="77777777" w:rsidR="0004655A" w:rsidRPr="001A010E" w:rsidRDefault="0004655A" w:rsidP="001A010E">
      <w:pPr>
        <w:pStyle w:val="Default"/>
        <w:spacing w:line="312" w:lineRule="auto"/>
        <w:jc w:val="both"/>
        <w:rPr>
          <w:rFonts w:eastAsia="Microsoft YaHei"/>
          <w:sz w:val="18"/>
          <w:szCs w:val="18"/>
        </w:rPr>
      </w:pPr>
    </w:p>
    <w:p w14:paraId="07144420" w14:textId="77777777" w:rsidR="0004655A" w:rsidRPr="001A010E" w:rsidRDefault="0004655A" w:rsidP="001A010E">
      <w:pPr>
        <w:pStyle w:val="Default"/>
        <w:spacing w:line="312" w:lineRule="auto"/>
        <w:jc w:val="both"/>
        <w:rPr>
          <w:rFonts w:eastAsia="Microsoft YaHei"/>
          <w:sz w:val="18"/>
          <w:szCs w:val="18"/>
        </w:rPr>
      </w:pPr>
    </w:p>
    <w:p w14:paraId="2F8623AB"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b/>
          <w:bCs/>
          <w:sz w:val="18"/>
          <w:szCs w:val="18"/>
        </w:rPr>
        <w:lastRenderedPageBreak/>
        <w:t>6.3 Rights.</w:t>
      </w:r>
      <w:r w:rsidRPr="001A010E">
        <w:rPr>
          <w:rFonts w:eastAsia="Microsoft YaHei"/>
          <w:sz w:val="18"/>
          <w:szCs w:val="18"/>
        </w:rPr>
        <w:t xml:space="preserve"> Customer ensures to have all necessary license rights including third party license rights required for the Consulting Services.  </w:t>
      </w:r>
    </w:p>
    <w:p w14:paraId="481318C2" w14:textId="77777777" w:rsidR="0004655A" w:rsidRPr="001A010E" w:rsidRDefault="0004655A" w:rsidP="001A010E">
      <w:pPr>
        <w:pStyle w:val="Default"/>
        <w:spacing w:line="312" w:lineRule="auto"/>
        <w:jc w:val="both"/>
        <w:rPr>
          <w:rFonts w:eastAsia="Microsoft YaHei"/>
          <w:sz w:val="18"/>
          <w:szCs w:val="18"/>
        </w:rPr>
      </w:pPr>
    </w:p>
    <w:p w14:paraId="4ABE0156" w14:textId="77777777" w:rsidR="0004655A" w:rsidRPr="001A010E" w:rsidRDefault="0004655A" w:rsidP="001A010E">
      <w:pPr>
        <w:pStyle w:val="Default"/>
        <w:spacing w:line="312" w:lineRule="auto"/>
        <w:jc w:val="both"/>
        <w:rPr>
          <w:rFonts w:eastAsia="Microsoft YaHei"/>
          <w:sz w:val="18"/>
          <w:szCs w:val="18"/>
        </w:rPr>
      </w:pPr>
    </w:p>
    <w:p w14:paraId="76462EE9" w14:textId="77777777" w:rsidR="0004655A" w:rsidRPr="001A010E" w:rsidRDefault="00AA6680" w:rsidP="001A010E">
      <w:pPr>
        <w:pStyle w:val="Default"/>
        <w:spacing w:line="312" w:lineRule="auto"/>
        <w:jc w:val="both"/>
        <w:outlineLvl w:val="0"/>
        <w:rPr>
          <w:rFonts w:eastAsia="Microsoft YaHei"/>
          <w:b/>
          <w:bCs/>
          <w:sz w:val="18"/>
          <w:szCs w:val="18"/>
        </w:rPr>
      </w:pPr>
      <w:r w:rsidRPr="001A010E">
        <w:rPr>
          <w:rFonts w:eastAsia="Microsoft YaHei"/>
          <w:b/>
          <w:bCs/>
          <w:sz w:val="18"/>
          <w:szCs w:val="18"/>
        </w:rPr>
        <w:t>7</w:t>
      </w:r>
      <w:r w:rsidRPr="001A010E">
        <w:rPr>
          <w:rFonts w:eastAsia="Microsoft YaHei"/>
          <w:b/>
          <w:bCs/>
          <w:sz w:val="18"/>
          <w:szCs w:val="18"/>
        </w:rPr>
        <w:t>．</w:t>
      </w:r>
      <w:r w:rsidRPr="001A010E">
        <w:rPr>
          <w:rFonts w:eastAsia="Microsoft YaHei"/>
          <w:b/>
          <w:bCs/>
          <w:sz w:val="18"/>
          <w:szCs w:val="18"/>
        </w:rPr>
        <w:t>CONFIDENTIALITY</w:t>
      </w:r>
    </w:p>
    <w:p w14:paraId="134285F8" w14:textId="77777777" w:rsidR="0004655A" w:rsidRPr="001A010E" w:rsidRDefault="0004655A" w:rsidP="001A010E">
      <w:pPr>
        <w:pStyle w:val="Default"/>
        <w:spacing w:line="312" w:lineRule="auto"/>
        <w:ind w:firstLineChars="400" w:firstLine="720"/>
        <w:jc w:val="both"/>
        <w:rPr>
          <w:rFonts w:eastAsia="Microsoft YaHei"/>
          <w:sz w:val="18"/>
          <w:szCs w:val="18"/>
          <w:u w:val="single"/>
        </w:rPr>
      </w:pPr>
    </w:p>
    <w:p w14:paraId="7A1A3E73" w14:textId="77777777" w:rsidR="0004655A" w:rsidRPr="001A010E" w:rsidRDefault="00AA6680" w:rsidP="001A010E">
      <w:pPr>
        <w:pStyle w:val="CM8"/>
        <w:spacing w:after="0" w:line="312" w:lineRule="auto"/>
        <w:ind w:left="1"/>
        <w:jc w:val="both"/>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7.1 Neither party may disclose such information as to the other party's confidential </w:t>
      </w:r>
      <w:proofErr w:type="gramStart"/>
      <w:r w:rsidRPr="001A010E">
        <w:rPr>
          <w:rFonts w:ascii="Arial" w:eastAsia="Microsoft YaHei" w:hAnsi="Arial" w:cs="Arial"/>
          <w:color w:val="000000"/>
          <w:sz w:val="18"/>
          <w:szCs w:val="18"/>
        </w:rPr>
        <w:t>information, or</w:t>
      </w:r>
      <w:proofErr w:type="gramEnd"/>
      <w:r w:rsidRPr="001A010E">
        <w:rPr>
          <w:rFonts w:ascii="Arial" w:eastAsia="Microsoft YaHei" w:hAnsi="Arial" w:cs="Arial"/>
          <w:color w:val="000000"/>
          <w:sz w:val="18"/>
          <w:szCs w:val="18"/>
        </w:rPr>
        <w:t xml:space="preserve"> use it for any purpose other than the purpose for which the confidential information was obtained, unless such use is necessary within the scope of the performance of the agreement and is agreed by the other party.</w:t>
      </w:r>
    </w:p>
    <w:p w14:paraId="74029879" w14:textId="77777777" w:rsidR="0004655A" w:rsidRPr="001A010E" w:rsidRDefault="0004655A" w:rsidP="001A010E">
      <w:pPr>
        <w:pStyle w:val="Default"/>
        <w:spacing w:line="312" w:lineRule="auto"/>
        <w:jc w:val="both"/>
        <w:rPr>
          <w:rFonts w:eastAsia="Microsoft YaHei"/>
          <w:color w:val="auto"/>
        </w:rPr>
      </w:pPr>
    </w:p>
    <w:p w14:paraId="22A05F2F" w14:textId="77777777" w:rsidR="0004655A" w:rsidRPr="001A010E" w:rsidRDefault="00AA6680" w:rsidP="001A010E">
      <w:pPr>
        <w:pStyle w:val="CM8"/>
        <w:spacing w:after="0" w:line="312" w:lineRule="auto"/>
        <w:ind w:left="1"/>
        <w:jc w:val="both"/>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7.2 Both parties will take all reasonable precautions to ensure they comply with their confidentiality obligations. None of the provisions included in this Article imposes any restrictions on the receiving party in respect of information or data - either the same or </w:t>
      </w:r>
      <w:proofErr w:type="gramStart"/>
      <w:r w:rsidRPr="001A010E">
        <w:rPr>
          <w:rFonts w:ascii="Arial" w:eastAsia="Microsoft YaHei" w:hAnsi="Arial" w:cs="Arial"/>
          <w:color w:val="000000"/>
          <w:sz w:val="18"/>
          <w:szCs w:val="18"/>
        </w:rPr>
        <w:t>similar to</w:t>
      </w:r>
      <w:proofErr w:type="gramEnd"/>
      <w:r w:rsidRPr="001A010E">
        <w:rPr>
          <w:rFonts w:ascii="Arial" w:eastAsia="Microsoft YaHei" w:hAnsi="Arial" w:cs="Arial"/>
          <w:color w:val="000000"/>
          <w:sz w:val="18"/>
          <w:szCs w:val="18"/>
        </w:rPr>
        <w:t xml:space="preserve"> the information or data contained in the Confidential information or otherwise - if this information or data:</w:t>
      </w:r>
    </w:p>
    <w:p w14:paraId="5656127B" w14:textId="77777777" w:rsidR="0004655A" w:rsidRPr="001A010E" w:rsidRDefault="0004655A" w:rsidP="001A010E">
      <w:pPr>
        <w:pStyle w:val="Default"/>
        <w:spacing w:line="312" w:lineRule="auto"/>
        <w:jc w:val="both"/>
        <w:rPr>
          <w:rFonts w:eastAsia="Microsoft YaHei"/>
        </w:rPr>
      </w:pPr>
    </w:p>
    <w:p w14:paraId="3F0FD7EB" w14:textId="77777777" w:rsidR="0004655A" w:rsidRPr="001A010E" w:rsidRDefault="00AA6680" w:rsidP="001A010E">
      <w:pPr>
        <w:tabs>
          <w:tab w:val="left" w:pos="343"/>
        </w:tabs>
        <w:spacing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(I)   was already the legal property of the receiving party before it was obtained from the party in question;</w:t>
      </w:r>
    </w:p>
    <w:p w14:paraId="3B758E37" w14:textId="77777777" w:rsidR="0004655A" w:rsidRPr="001A010E" w:rsidRDefault="0004655A" w:rsidP="001A010E">
      <w:pPr>
        <w:pStyle w:val="Default"/>
        <w:spacing w:line="312" w:lineRule="auto"/>
        <w:jc w:val="both"/>
        <w:rPr>
          <w:rFonts w:eastAsia="Microsoft YaHei"/>
        </w:rPr>
      </w:pPr>
    </w:p>
    <w:p w14:paraId="27DD96D1" w14:textId="77777777" w:rsidR="0004655A" w:rsidRPr="001A010E" w:rsidRDefault="00AA6680" w:rsidP="001A010E">
      <w:pPr>
        <w:tabs>
          <w:tab w:val="left" w:pos="343"/>
        </w:tabs>
        <w:spacing w:line="312" w:lineRule="auto"/>
        <w:ind w:left="326" w:hanging="326"/>
        <w:jc w:val="both"/>
        <w:rPr>
          <w:rFonts w:ascii="Arial" w:eastAsia="Microsoft YaHei" w:hAnsi="Arial" w:cs="Arial"/>
          <w:color w:val="000000"/>
          <w:sz w:val="18"/>
          <w:szCs w:val="18"/>
        </w:rPr>
      </w:pPr>
      <w:r w:rsidRPr="001A010E">
        <w:rPr>
          <w:rFonts w:ascii="Arial" w:eastAsia="Microsoft YaHei" w:hAnsi="Arial" w:cs="Arial"/>
          <w:color w:val="000000"/>
          <w:sz w:val="18"/>
          <w:szCs w:val="18"/>
        </w:rPr>
        <w:t>(II)   was developed independently by the receiving party without using information or data of the party in question;</w:t>
      </w:r>
    </w:p>
    <w:p w14:paraId="57731452" w14:textId="77777777" w:rsidR="0004655A" w:rsidRPr="001A010E" w:rsidRDefault="0004655A" w:rsidP="001A010E">
      <w:pPr>
        <w:pStyle w:val="Default"/>
        <w:spacing w:line="312" w:lineRule="auto"/>
        <w:jc w:val="both"/>
        <w:rPr>
          <w:rFonts w:eastAsia="Microsoft YaHei"/>
        </w:rPr>
      </w:pPr>
    </w:p>
    <w:p w14:paraId="74DF8299" w14:textId="77777777" w:rsidR="0004655A" w:rsidRPr="001A010E" w:rsidRDefault="00AA6680" w:rsidP="001A010E">
      <w:pPr>
        <w:tabs>
          <w:tab w:val="left" w:pos="343"/>
        </w:tabs>
        <w:spacing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(III)</w:t>
      </w:r>
      <w:r w:rsidRPr="001A010E">
        <w:rPr>
          <w:rFonts w:ascii="Arial" w:eastAsia="Microsoft YaHei" w:hAnsi="Arial" w:cs="Arial"/>
          <w:color w:val="000000"/>
          <w:sz w:val="18"/>
          <w:szCs w:val="18"/>
        </w:rPr>
        <w:tab/>
        <w:t xml:space="preserve">is or will be generally known or accessible other than by an act or omission on the part of the receiving party; or </w:t>
      </w:r>
    </w:p>
    <w:p w14:paraId="11E2B013" w14:textId="77777777" w:rsidR="0004655A" w:rsidRPr="001A010E" w:rsidRDefault="0004655A" w:rsidP="001A010E">
      <w:pPr>
        <w:pStyle w:val="Default"/>
        <w:spacing w:line="312" w:lineRule="auto"/>
        <w:jc w:val="both"/>
        <w:rPr>
          <w:rFonts w:eastAsia="Microsoft YaHei"/>
        </w:rPr>
      </w:pPr>
    </w:p>
    <w:p w14:paraId="4089927B" w14:textId="77777777" w:rsidR="0004655A" w:rsidRPr="001A010E" w:rsidRDefault="00AA6680" w:rsidP="001A010E">
      <w:pPr>
        <w:tabs>
          <w:tab w:val="left" w:pos="343"/>
        </w:tabs>
        <w:spacing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 xml:space="preserve">(IV) </w:t>
      </w:r>
      <w:r w:rsidRPr="001A010E">
        <w:rPr>
          <w:rFonts w:ascii="Arial" w:eastAsia="Microsoft YaHei" w:hAnsi="Arial" w:cs="Arial"/>
          <w:color w:val="000000"/>
          <w:sz w:val="18"/>
          <w:szCs w:val="18"/>
        </w:rPr>
        <w:tab/>
        <w:t>is disclosed to the receiving party by a third party without an obligation of confidentiality toward the party in question being infringed.</w:t>
      </w:r>
    </w:p>
    <w:p w14:paraId="471DD7C8" w14:textId="77777777" w:rsidR="0004655A" w:rsidRPr="001A010E" w:rsidRDefault="0004655A" w:rsidP="001A010E">
      <w:pPr>
        <w:pStyle w:val="Default"/>
        <w:spacing w:line="312" w:lineRule="auto"/>
        <w:jc w:val="both"/>
        <w:rPr>
          <w:rFonts w:eastAsia="Microsoft YaHei"/>
        </w:rPr>
      </w:pPr>
    </w:p>
    <w:p w14:paraId="5EEBDD4F" w14:textId="77777777" w:rsidR="0004655A" w:rsidRPr="001A010E" w:rsidRDefault="00AA6680" w:rsidP="001A010E">
      <w:pPr>
        <w:spacing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The confidentiality obligations pursuant to this Article 7 also do not apply if the Confidential Information of the other party must be made public pursuant to the law, an ordinance, a court order or a decision by another government agency, on condition that the receiving party makes every effort to limit the scope of the publication and notifies the party concerned in advance of any such intended publication.</w:t>
      </w:r>
    </w:p>
    <w:p w14:paraId="2CC07035" w14:textId="77777777" w:rsidR="0004655A" w:rsidRPr="001A010E" w:rsidRDefault="0004655A" w:rsidP="001A010E">
      <w:pPr>
        <w:spacing w:line="312" w:lineRule="auto"/>
        <w:jc w:val="both"/>
        <w:rPr>
          <w:rFonts w:ascii="Arial" w:eastAsia="Microsoft YaHei" w:hAnsi="Arial" w:cs="Arial"/>
          <w:color w:val="000000"/>
          <w:sz w:val="18"/>
          <w:szCs w:val="18"/>
        </w:rPr>
      </w:pPr>
    </w:p>
    <w:p w14:paraId="6D9D6B48" w14:textId="77777777" w:rsidR="0004655A" w:rsidRPr="001A010E" w:rsidRDefault="00AA6680" w:rsidP="001A010E">
      <w:pPr>
        <w:pStyle w:val="CM8"/>
        <w:spacing w:after="0" w:line="312" w:lineRule="auto"/>
        <w:jc w:val="both"/>
        <w:rPr>
          <w:rFonts w:ascii="Arial" w:eastAsia="Microsoft YaHei" w:hAnsi="Arial" w:cs="Arial"/>
          <w:color w:val="000000"/>
          <w:sz w:val="18"/>
          <w:szCs w:val="18"/>
        </w:rPr>
      </w:pPr>
      <w:r w:rsidRPr="001A010E">
        <w:rPr>
          <w:rFonts w:ascii="Arial" w:eastAsia="Microsoft YaHei" w:hAnsi="Arial" w:cs="Arial"/>
          <w:color w:val="000000"/>
          <w:sz w:val="18"/>
          <w:szCs w:val="18"/>
        </w:rPr>
        <w:t>7.3 The parties guarantee that their Employees and third parties engaged by the parties will comply with the confidentiality obligations as described above in Articles 7.1 and 7.2.</w:t>
      </w:r>
    </w:p>
    <w:p w14:paraId="1539A3DE" w14:textId="77777777" w:rsidR="0004655A" w:rsidRPr="001A010E" w:rsidRDefault="0004655A" w:rsidP="001A010E">
      <w:pPr>
        <w:pStyle w:val="Default"/>
        <w:spacing w:line="312" w:lineRule="auto"/>
        <w:jc w:val="both"/>
        <w:rPr>
          <w:rFonts w:eastAsia="Microsoft YaHei"/>
        </w:rPr>
      </w:pPr>
    </w:p>
    <w:p w14:paraId="5F502827" w14:textId="77777777" w:rsidR="0004655A" w:rsidRPr="001A010E" w:rsidRDefault="00AA6680" w:rsidP="001A010E">
      <w:pPr>
        <w:pStyle w:val="Default"/>
        <w:spacing w:line="312" w:lineRule="auto"/>
        <w:jc w:val="both"/>
        <w:outlineLvl w:val="0"/>
        <w:rPr>
          <w:rFonts w:eastAsia="Microsoft YaHei"/>
          <w:sz w:val="18"/>
          <w:szCs w:val="18"/>
        </w:rPr>
      </w:pPr>
      <w:r w:rsidRPr="001A010E">
        <w:rPr>
          <w:rFonts w:eastAsia="Microsoft YaHei"/>
          <w:b/>
          <w:bCs/>
          <w:sz w:val="18"/>
          <w:szCs w:val="18"/>
        </w:rPr>
        <w:t xml:space="preserve">8. INDEMNFICATION, LIMITATION OF LIABILITY, LIABILITY CAP FOR CONSULTING SERVICES </w:t>
      </w:r>
    </w:p>
    <w:p w14:paraId="17DFB52C" w14:textId="77777777" w:rsidR="0004655A" w:rsidRPr="001A010E" w:rsidRDefault="0004655A" w:rsidP="001A010E">
      <w:pPr>
        <w:pStyle w:val="Default"/>
        <w:spacing w:line="312" w:lineRule="auto"/>
        <w:jc w:val="both"/>
        <w:rPr>
          <w:rFonts w:eastAsia="Microsoft YaHei"/>
          <w:sz w:val="18"/>
          <w:szCs w:val="18"/>
        </w:rPr>
      </w:pPr>
    </w:p>
    <w:p w14:paraId="7C36045D" w14:textId="77777777" w:rsidR="0004655A" w:rsidRPr="001A010E" w:rsidRDefault="00AA6680" w:rsidP="001A010E">
      <w:pPr>
        <w:pStyle w:val="Default"/>
        <w:spacing w:line="312" w:lineRule="auto"/>
        <w:jc w:val="both"/>
        <w:rPr>
          <w:rFonts w:eastAsia="Microsoft YaHei"/>
          <w:sz w:val="18"/>
          <w:szCs w:val="18"/>
        </w:rPr>
      </w:pPr>
      <w:r w:rsidRPr="001A010E">
        <w:rPr>
          <w:rFonts w:eastAsia="Microsoft YaHei"/>
          <w:sz w:val="18"/>
          <w:szCs w:val="18"/>
        </w:rPr>
        <w:t xml:space="preserve">8.1 SAP Cloud Service Provider shall indemnify, defend and hold harmless Customer, its officers, employees, agents, representatives, consultants, and contractors from and against </w:t>
      </w:r>
      <w:proofErr w:type="gramStart"/>
      <w:r w:rsidRPr="001A010E">
        <w:rPr>
          <w:rFonts w:eastAsia="Microsoft YaHei"/>
          <w:sz w:val="18"/>
          <w:szCs w:val="18"/>
        </w:rPr>
        <w:t>any and all</w:t>
      </w:r>
      <w:proofErr w:type="gramEnd"/>
      <w:r w:rsidRPr="001A010E">
        <w:rPr>
          <w:rFonts w:eastAsia="Microsoft YaHei"/>
          <w:sz w:val="18"/>
          <w:szCs w:val="18"/>
        </w:rPr>
        <w:t xml:space="preserve"> loss, costs, penalties, fines, damages, claims, expenses or liabilities arising out of, resulting from, or in connection with the services contemplated by this Agreement.</w:t>
      </w:r>
    </w:p>
    <w:p w14:paraId="57CCC77B" w14:textId="77777777" w:rsidR="0004655A" w:rsidRPr="001A010E" w:rsidRDefault="0004655A" w:rsidP="001A010E">
      <w:pPr>
        <w:pStyle w:val="Default"/>
        <w:spacing w:line="312" w:lineRule="auto"/>
        <w:jc w:val="both"/>
        <w:rPr>
          <w:rFonts w:eastAsia="Microsoft YaHei"/>
          <w:sz w:val="18"/>
          <w:szCs w:val="18"/>
        </w:rPr>
      </w:pPr>
    </w:p>
    <w:p w14:paraId="660D93BF" w14:textId="281F0B50" w:rsidR="0004655A" w:rsidRPr="001A010E" w:rsidRDefault="00AA6680" w:rsidP="001A010E">
      <w:pPr>
        <w:pStyle w:val="Default"/>
        <w:spacing w:line="312" w:lineRule="auto"/>
        <w:jc w:val="both"/>
        <w:rPr>
          <w:rFonts w:eastAsia="Microsoft YaHei"/>
          <w:sz w:val="18"/>
          <w:szCs w:val="18"/>
        </w:rPr>
      </w:pPr>
      <w:r w:rsidRPr="001A010E">
        <w:rPr>
          <w:rFonts w:eastAsia="Microsoft YaHei"/>
          <w:sz w:val="18"/>
          <w:szCs w:val="18"/>
        </w:rPr>
        <w:t xml:space="preserve">8.2 For any Consulting Services provided under the Agreement, the maximum liability of either party (or their respective Affiliates or </w:t>
      </w:r>
      <w:proofErr w:type="spellStart"/>
      <w:r w:rsidR="005141AF" w:rsidRPr="001A010E">
        <w:rPr>
          <w:rFonts w:eastAsia="Microsoft YaHei"/>
          <w:sz w:val="18"/>
          <w:szCs w:val="18"/>
        </w:rPr>
        <w:t>Acloudear</w:t>
      </w:r>
      <w:r w:rsidRPr="001A010E">
        <w:rPr>
          <w:rFonts w:eastAsia="Microsoft YaHei"/>
          <w:sz w:val="18"/>
          <w:szCs w:val="18"/>
        </w:rPr>
        <w:t>’s</w:t>
      </w:r>
      <w:proofErr w:type="spellEnd"/>
      <w:r w:rsidRPr="001A010E">
        <w:rPr>
          <w:rFonts w:eastAsia="Microsoft YaHei"/>
          <w:sz w:val="18"/>
          <w:szCs w:val="18"/>
        </w:rPr>
        <w:t xml:space="preserve"> subcontractors) to the other or any other person or entity under or in connection with the Agreement, shall not exceed three times (3x) the total fees paid for the applicable Consulting Service under the relevant Order Form or,  in the case of Consulting Services which are subscription based or billed on a monthly or annual basis, three times (3x) the fees paid in the twelve (12) month period preceding the date of the incident giving rise to the liability. If the Customer proves that the loss of the Customer exceeds the above expenses due to the actions of the SAP CLOUD service provider, the customer reserves the right to claim.  The above limitation of liability does not apply to breach of any Confidentiality Obligations from Article 7 above, claims for losses arising from willful misconduct, or claims of intellectual property infringement. </w:t>
      </w:r>
    </w:p>
    <w:p w14:paraId="76348CC1" w14:textId="77777777" w:rsidR="0004655A" w:rsidRPr="001A010E" w:rsidRDefault="0004655A" w:rsidP="001A010E">
      <w:pPr>
        <w:pStyle w:val="Default"/>
        <w:spacing w:line="312" w:lineRule="auto"/>
        <w:jc w:val="both"/>
        <w:outlineLvl w:val="0"/>
        <w:rPr>
          <w:rFonts w:eastAsia="Microsoft YaHei"/>
          <w:sz w:val="18"/>
          <w:szCs w:val="18"/>
        </w:rPr>
      </w:pPr>
    </w:p>
    <w:p w14:paraId="5908BDD3" w14:textId="77777777" w:rsidR="0004655A" w:rsidRPr="001A010E" w:rsidRDefault="00AA6680" w:rsidP="001A010E">
      <w:pPr>
        <w:spacing w:line="312" w:lineRule="auto"/>
        <w:jc w:val="both"/>
        <w:rPr>
          <w:rFonts w:ascii="Arial" w:eastAsia="Microsoft YaHei" w:hAnsi="Arial" w:cs="Arial"/>
          <w:sz w:val="18"/>
          <w:szCs w:val="18"/>
        </w:rPr>
      </w:pPr>
      <w:r w:rsidRPr="001A010E">
        <w:rPr>
          <w:rFonts w:ascii="Arial" w:eastAsia="Microsoft YaHei" w:hAnsi="Arial" w:cs="Arial"/>
          <w:b/>
          <w:bCs/>
          <w:color w:val="000000" w:themeColor="text1"/>
          <w:sz w:val="18"/>
          <w:szCs w:val="18"/>
        </w:rPr>
        <w:lastRenderedPageBreak/>
        <w:t xml:space="preserve">9. NON-SOLICITATION  </w:t>
      </w:r>
      <w:r w:rsidRPr="001A010E">
        <w:rPr>
          <w:rFonts w:ascii="Arial" w:eastAsia="Microsoft YaHei" w:hAnsi="Arial" w:cs="Arial"/>
          <w:sz w:val="18"/>
          <w:szCs w:val="18"/>
        </w:rPr>
        <w:t xml:space="preserve"> </w:t>
      </w:r>
    </w:p>
    <w:p w14:paraId="3F672F47" w14:textId="61D943C4" w:rsidR="0004655A" w:rsidRPr="001A010E" w:rsidRDefault="00AA6680" w:rsidP="001A010E">
      <w:pPr>
        <w:spacing w:line="312" w:lineRule="auto"/>
        <w:jc w:val="both"/>
        <w:rPr>
          <w:rFonts w:ascii="Arial" w:eastAsia="Microsoft YaHei" w:hAnsi="Arial" w:cs="Arial"/>
          <w:b/>
          <w:bCs/>
          <w:color w:val="000000" w:themeColor="text1"/>
          <w:sz w:val="18"/>
          <w:szCs w:val="18"/>
        </w:rPr>
      </w:pPr>
      <w:r w:rsidRPr="001A010E">
        <w:rPr>
          <w:rFonts w:ascii="Arial" w:eastAsia="Microsoft YaHei" w:hAnsi="Arial" w:cs="Arial"/>
          <w:b/>
          <w:bCs/>
          <w:color w:val="000000" w:themeColor="text1"/>
          <w:sz w:val="18"/>
          <w:szCs w:val="18"/>
        </w:rPr>
        <w:t xml:space="preserve"> </w:t>
      </w:r>
    </w:p>
    <w:p w14:paraId="748D98A5" w14:textId="77777777" w:rsidR="0004655A" w:rsidRPr="001A010E" w:rsidRDefault="0004655A" w:rsidP="001A010E">
      <w:pPr>
        <w:spacing w:line="312" w:lineRule="auto"/>
        <w:jc w:val="both"/>
        <w:rPr>
          <w:rFonts w:ascii="Arial" w:eastAsia="Microsoft YaHei" w:hAnsi="Arial" w:cs="Arial"/>
          <w:b/>
          <w:bCs/>
          <w:color w:val="000000" w:themeColor="text1"/>
          <w:sz w:val="18"/>
          <w:szCs w:val="18"/>
        </w:rPr>
      </w:pPr>
    </w:p>
    <w:p w14:paraId="7725FAAF" w14:textId="77777777" w:rsidR="0004655A" w:rsidRPr="001A010E" w:rsidRDefault="00AA6680" w:rsidP="001A010E">
      <w:pPr>
        <w:spacing w:line="312" w:lineRule="auto"/>
        <w:jc w:val="both"/>
        <w:rPr>
          <w:rFonts w:ascii="Arial" w:eastAsia="Microsoft YaHei" w:hAnsi="Arial" w:cs="Arial"/>
          <w:sz w:val="18"/>
          <w:szCs w:val="18"/>
        </w:rPr>
      </w:pPr>
      <w:r w:rsidRPr="001A010E">
        <w:rPr>
          <w:rFonts w:ascii="Arial" w:eastAsia="Microsoft YaHei" w:hAnsi="Arial" w:cs="Arial"/>
          <w:sz w:val="18"/>
          <w:szCs w:val="18"/>
        </w:rPr>
        <w:t xml:space="preserve">The parties cannot employ any personnel of the company and the </w:t>
      </w:r>
      <w:proofErr w:type="gramStart"/>
      <w:r w:rsidRPr="001A010E">
        <w:rPr>
          <w:rFonts w:ascii="Arial" w:eastAsia="Microsoft YaHei" w:hAnsi="Arial" w:cs="Arial"/>
          <w:sz w:val="18"/>
          <w:szCs w:val="18"/>
        </w:rPr>
        <w:t>subcontractor</w:t>
      </w:r>
      <w:proofErr w:type="gramEnd"/>
      <w:r w:rsidRPr="001A010E">
        <w:rPr>
          <w:rFonts w:ascii="Arial" w:eastAsia="Microsoft YaHei" w:hAnsi="Arial" w:cs="Arial"/>
          <w:sz w:val="18"/>
          <w:szCs w:val="18"/>
        </w:rPr>
        <w:t xml:space="preserve"> and the customer participated in the </w:t>
      </w:r>
      <w:proofErr w:type="gramStart"/>
      <w:r w:rsidRPr="001A010E">
        <w:rPr>
          <w:rFonts w:ascii="Arial" w:eastAsia="Microsoft YaHei" w:hAnsi="Arial" w:cs="Arial"/>
          <w:sz w:val="18"/>
          <w:szCs w:val="18"/>
        </w:rPr>
        <w:t>aforementioned service</w:t>
      </w:r>
      <w:proofErr w:type="gramEnd"/>
      <w:r w:rsidRPr="001A010E">
        <w:rPr>
          <w:rFonts w:ascii="Arial" w:eastAsia="Microsoft YaHei" w:hAnsi="Arial" w:cs="Arial"/>
          <w:sz w:val="18"/>
          <w:szCs w:val="18"/>
        </w:rPr>
        <w:t xml:space="preserve"> within itself and/or group companies and/or employ directly or indirectly in any way without any written mutual agreement between the parties during the period of this hereby agreement or within 2 (two) years as of the completion. The improper actions shall be deemed as breach of the agreement. In this case the customer or the subcontractor or the company shall pay the penalty 3 (three) times of the last annual gross wage of the personnel to the counter party.</w:t>
      </w:r>
    </w:p>
    <w:p w14:paraId="645E0467" w14:textId="77777777" w:rsidR="0004655A" w:rsidRPr="001A010E" w:rsidRDefault="0004655A" w:rsidP="001A010E">
      <w:pPr>
        <w:pStyle w:val="Default"/>
        <w:spacing w:line="312" w:lineRule="auto"/>
        <w:jc w:val="both"/>
        <w:outlineLvl w:val="0"/>
        <w:rPr>
          <w:rFonts w:eastAsia="Microsoft YaHei"/>
          <w:b/>
          <w:bCs/>
          <w:color w:val="000000" w:themeColor="text1"/>
          <w:sz w:val="18"/>
          <w:szCs w:val="18"/>
        </w:rPr>
      </w:pPr>
    </w:p>
    <w:p w14:paraId="05DBDF34" w14:textId="77777777" w:rsidR="0004655A" w:rsidRPr="001A010E" w:rsidRDefault="00AA6680" w:rsidP="001A010E">
      <w:pPr>
        <w:pStyle w:val="Default"/>
        <w:spacing w:line="312" w:lineRule="auto"/>
        <w:jc w:val="both"/>
        <w:outlineLvl w:val="0"/>
        <w:rPr>
          <w:rFonts w:eastAsia="Microsoft YaHei"/>
          <w:b/>
          <w:bCs/>
          <w:color w:val="000000" w:themeColor="text1"/>
          <w:sz w:val="18"/>
          <w:szCs w:val="18"/>
        </w:rPr>
      </w:pPr>
      <w:r w:rsidRPr="001A010E">
        <w:rPr>
          <w:rFonts w:eastAsia="Microsoft YaHei"/>
          <w:b/>
          <w:bCs/>
          <w:color w:val="000000" w:themeColor="text1"/>
          <w:sz w:val="18"/>
          <w:szCs w:val="18"/>
        </w:rPr>
        <w:t xml:space="preserve">10. Miscellaneous </w:t>
      </w:r>
    </w:p>
    <w:p w14:paraId="5F0E8410" w14:textId="67099DFA" w:rsidR="0004655A" w:rsidRPr="001A010E" w:rsidRDefault="00AA6680" w:rsidP="001A010E">
      <w:pPr>
        <w:pStyle w:val="Default"/>
        <w:spacing w:line="312" w:lineRule="auto"/>
        <w:jc w:val="both"/>
        <w:rPr>
          <w:rFonts w:eastAsia="Microsoft YaHei"/>
          <w:b/>
          <w:bCs/>
          <w:color w:val="000000" w:themeColor="text1"/>
          <w:sz w:val="18"/>
          <w:szCs w:val="18"/>
        </w:rPr>
      </w:pPr>
      <w:r w:rsidRPr="001A010E">
        <w:rPr>
          <w:rFonts w:eastAsia="Microsoft YaHei"/>
          <w:b/>
          <w:bCs/>
          <w:color w:val="000000" w:themeColor="text1"/>
          <w:sz w:val="18"/>
          <w:szCs w:val="18"/>
        </w:rPr>
        <w:t xml:space="preserve"> </w:t>
      </w:r>
    </w:p>
    <w:p w14:paraId="4AED402A" w14:textId="77777777" w:rsidR="0004655A" w:rsidRPr="001A010E" w:rsidRDefault="0004655A" w:rsidP="001A010E">
      <w:pPr>
        <w:pStyle w:val="SAPContractBody"/>
        <w:spacing w:line="312" w:lineRule="auto"/>
        <w:rPr>
          <w:rFonts w:ascii="Arial" w:eastAsia="Microsoft YaHei" w:hAnsi="Arial"/>
          <w:b/>
          <w:color w:val="000000" w:themeColor="text1"/>
          <w:lang w:eastAsia="zh-CN"/>
        </w:rPr>
      </w:pPr>
    </w:p>
    <w:p w14:paraId="0AC369BF" w14:textId="19B3BE40" w:rsidR="0004655A" w:rsidRPr="001A010E" w:rsidRDefault="00AA6680" w:rsidP="001A010E">
      <w:pPr>
        <w:pStyle w:val="SAPContractBody"/>
        <w:spacing w:line="312" w:lineRule="auto"/>
        <w:rPr>
          <w:rFonts w:ascii="Arial" w:eastAsia="Microsoft YaHei" w:hAnsi="Arial"/>
          <w:b/>
          <w:color w:val="000000" w:themeColor="text1"/>
          <w:lang w:eastAsia="zh-CN"/>
        </w:rPr>
      </w:pPr>
      <w:r w:rsidRPr="001A010E">
        <w:rPr>
          <w:rFonts w:ascii="Arial" w:eastAsia="Microsoft YaHei" w:hAnsi="Arial"/>
          <w:b/>
          <w:color w:val="000000" w:themeColor="text1"/>
          <w:lang w:eastAsia="zh-CN"/>
        </w:rPr>
        <w:t>DISPUTE RESOLUTION</w:t>
      </w:r>
    </w:p>
    <w:p w14:paraId="5D80612A" w14:textId="77777777" w:rsidR="007246CC" w:rsidRPr="001A010E" w:rsidRDefault="007246CC" w:rsidP="001A010E">
      <w:pPr>
        <w:pStyle w:val="SAPContractBodyIndent"/>
        <w:spacing w:line="312" w:lineRule="auto"/>
        <w:ind w:left="0"/>
        <w:rPr>
          <w:rFonts w:ascii="Arial" w:eastAsia="Microsoft YaHei" w:hAnsi="Arial"/>
          <w:lang w:eastAsia="zh-CN"/>
        </w:rPr>
      </w:pPr>
      <w:r w:rsidRPr="001A010E">
        <w:rPr>
          <w:rFonts w:ascii="Arial" w:eastAsia="Microsoft YaHei" w:hAnsi="Arial"/>
        </w:rPr>
        <w:t xml:space="preserve">Any dispute arising from the performance of this contract shall be settled through negotiation between both parties. If no negotiation can be held, either party may bring a lawsuit to </w:t>
      </w:r>
      <w:bookmarkStart w:id="0" w:name="OLE_LINK10"/>
      <w:r w:rsidRPr="001A010E">
        <w:rPr>
          <w:rFonts w:ascii="Arial" w:eastAsia="Microsoft YaHei" w:hAnsi="Arial"/>
        </w:rPr>
        <w:t>Hong Kong International Arbitration Center for arbitration in accordance with its arbitration rules.</w:t>
      </w:r>
      <w:bookmarkEnd w:id="0"/>
    </w:p>
    <w:p w14:paraId="668EEF27" w14:textId="77777777" w:rsidR="00481E96" w:rsidRPr="001A010E" w:rsidRDefault="00481E96" w:rsidP="001A010E">
      <w:pPr>
        <w:pStyle w:val="SAPContractBodyIndent"/>
        <w:spacing w:line="312" w:lineRule="auto"/>
        <w:ind w:left="0"/>
        <w:rPr>
          <w:rFonts w:ascii="Arial" w:eastAsia="Microsoft YaHei" w:hAnsi="Arial"/>
          <w:lang w:eastAsia="zh-CN"/>
        </w:rPr>
      </w:pPr>
    </w:p>
    <w:p w14:paraId="653CE6BA" w14:textId="72DE82F9" w:rsidR="0004655A" w:rsidRPr="001A010E" w:rsidRDefault="007246CC" w:rsidP="001A010E">
      <w:pPr>
        <w:pStyle w:val="SAPContractBodyIndent"/>
        <w:spacing w:line="312" w:lineRule="auto"/>
        <w:ind w:left="0"/>
        <w:rPr>
          <w:rFonts w:ascii="Arial" w:eastAsia="Microsoft YaHei" w:hAnsi="Arial"/>
          <w:lang w:eastAsia="zh-CN"/>
        </w:rPr>
      </w:pPr>
      <w:r w:rsidRPr="001A010E">
        <w:rPr>
          <w:rFonts w:ascii="Arial" w:eastAsia="Microsoft YaHei" w:hAnsi="Arial"/>
        </w:rPr>
        <w:t>The contract orders in duplicate, each holding a copy of the agreement, have the same legal effect.</w:t>
      </w:r>
    </w:p>
    <w:sectPr w:rsidR="0004655A" w:rsidRPr="001A010E" w:rsidSect="002B71B4">
      <w:headerReference w:type="default" r:id="rId11"/>
      <w:footerReference w:type="default" r:id="rId12"/>
      <w:type w:val="continuous"/>
      <w:pgSz w:w="12240" w:h="16340"/>
      <w:pgMar w:top="1167" w:right="1304" w:bottom="1145" w:left="168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E3A4" w14:textId="77777777" w:rsidR="001B2F37" w:rsidRDefault="001B2F37">
      <w:r>
        <w:separator/>
      </w:r>
    </w:p>
  </w:endnote>
  <w:endnote w:type="continuationSeparator" w:id="0">
    <w:p w14:paraId="0BF944FA" w14:textId="77777777" w:rsidR="001B2F37" w:rsidRDefault="001B2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2" w:usb2="00000016" w:usb3="00000000" w:csb0="0004001F" w:csb1="00000000"/>
  </w:font>
  <w:font w:name="ST Song">
    <w:altName w:val="STSong"/>
    <w:panose1 w:val="02010600040101010101"/>
    <w:charset w:val="86"/>
    <w:family w:val="auto"/>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etaNormal-Roman">
    <w:altName w:val="Calibri"/>
    <w:panose1 w:val="020B0604020202020204"/>
    <w:charset w:val="00"/>
    <w:family w:val="swiss"/>
    <w:pitch w:val="variable"/>
    <w:sig w:usb0="80000027"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16202"/>
    </w:sdtPr>
    <w:sdtContent>
      <w:sdt>
        <w:sdtPr>
          <w:id w:val="98381352"/>
        </w:sdtPr>
        <w:sdtContent>
          <w:p w14:paraId="02EE1038" w14:textId="72949A3C" w:rsidR="0004655A" w:rsidRDefault="00AA6680">
            <w:pPr>
              <w:pStyle w:val="1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D10A9C">
              <w:rPr>
                <w:b/>
                <w:bCs/>
                <w:noProof/>
              </w:rPr>
              <w:t>7</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D10A9C">
              <w:rPr>
                <w:b/>
                <w:bCs/>
                <w:noProof/>
              </w:rPr>
              <w:t>7</w:t>
            </w:r>
            <w:r>
              <w:rPr>
                <w:b/>
                <w:bCs/>
                <w:sz w:val="24"/>
                <w:szCs w:val="24"/>
              </w:rPr>
              <w:fldChar w:fldCharType="end"/>
            </w:r>
          </w:p>
        </w:sdtContent>
      </w:sdt>
    </w:sdtContent>
  </w:sdt>
  <w:p w14:paraId="01F0ED98" w14:textId="77777777" w:rsidR="0004655A" w:rsidRDefault="0004655A">
    <w:pPr>
      <w:pStyle w:val="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0ED9" w14:textId="77777777" w:rsidR="001B2F37" w:rsidRDefault="001B2F37">
      <w:r>
        <w:separator/>
      </w:r>
    </w:p>
  </w:footnote>
  <w:footnote w:type="continuationSeparator" w:id="0">
    <w:p w14:paraId="01F4A329" w14:textId="77777777" w:rsidR="001B2F37" w:rsidRDefault="001B2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7B45" w14:textId="4DB532C0" w:rsidR="0004655A" w:rsidRDefault="002A0BBC">
    <w:pPr>
      <w:pStyle w:val="Header"/>
      <w:tabs>
        <w:tab w:val="clear" w:pos="4153"/>
        <w:tab w:val="clear" w:pos="8306"/>
        <w:tab w:val="left" w:pos="8255"/>
        <w:tab w:val="right" w:pos="9247"/>
      </w:tabs>
    </w:pPr>
    <w:r>
      <w:rPr>
        <w:rFonts w:ascii="Microsoft YaHei" w:eastAsia="Microsoft YaHei" w:hAnsi="Microsoft YaHei"/>
        <w:i/>
        <w:iCs/>
        <w:noProof/>
      </w:rPr>
      <w:drawing>
        <wp:anchor distT="0" distB="0" distL="114300" distR="114300" simplePos="0" relativeHeight="251661312" behindDoc="0" locked="0" layoutInCell="1" allowOverlap="1" wp14:anchorId="1478B140" wp14:editId="5C7F4F65">
          <wp:simplePos x="0" y="0"/>
          <wp:positionH relativeFrom="column">
            <wp:posOffset>4464996</wp:posOffset>
          </wp:positionH>
          <wp:positionV relativeFrom="paragraph">
            <wp:posOffset>0</wp:posOffset>
          </wp:positionV>
          <wp:extent cx="1333500" cy="114300"/>
          <wp:effectExtent l="0" t="0" r="0" b="0"/>
          <wp:wrapNone/>
          <wp:docPr id="5400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17164" name="Picture 540017164"/>
                  <pic:cNvPicPr/>
                </pic:nvPicPr>
                <pic:blipFill>
                  <a:blip r:embed="rId1"/>
                  <a:stretch>
                    <a:fillRect/>
                  </a:stretch>
                </pic:blipFill>
                <pic:spPr>
                  <a:xfrm>
                    <a:off x="0" y="0"/>
                    <a:ext cx="1333500" cy="114300"/>
                  </a:xfrm>
                  <a:prstGeom prst="rect">
                    <a:avLst/>
                  </a:prstGeom>
                </pic:spPr>
              </pic:pic>
            </a:graphicData>
          </a:graphic>
          <wp14:sizeRelH relativeFrom="page">
            <wp14:pctWidth>0</wp14:pctWidth>
          </wp14:sizeRelH>
          <wp14:sizeRelV relativeFrom="page">
            <wp14:pctHeight>0</wp14:pctHeight>
          </wp14:sizeRelV>
        </wp:anchor>
      </w:drawing>
    </w:r>
    <w:ins w:id="1" w:author="Jasmine" w:date="2025-03-31T22:12:00Z">
      <w:r w:rsidR="00B102D4">
        <w:rPr>
          <w:noProof/>
        </w:rPr>
        <w:drawing>
          <wp:anchor distT="0" distB="0" distL="114300" distR="114300" simplePos="0" relativeHeight="251659264" behindDoc="0" locked="0" layoutInCell="1" allowOverlap="1" wp14:anchorId="167C4258" wp14:editId="688DA585">
            <wp:simplePos x="0" y="0"/>
            <wp:positionH relativeFrom="margin">
              <wp:posOffset>114300</wp:posOffset>
            </wp:positionH>
            <wp:positionV relativeFrom="margin">
              <wp:posOffset>-332186</wp:posOffset>
            </wp:positionV>
            <wp:extent cx="457200" cy="309961"/>
            <wp:effectExtent l="0" t="0" r="0" b="0"/>
            <wp:wrapNone/>
            <wp:docPr id="4" name="图片 4" descr="图片包含 游戏机, 画, 标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游戏机, 画, 标志&#10;&#10;描述已自动生成"/>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57200" cy="309961"/>
                    </a:xfrm>
                    <a:prstGeom prst="rect">
                      <a:avLst/>
                    </a:prstGeom>
                    <a:noFill/>
                    <a:ln w="9525">
                      <a:noFill/>
                    </a:ln>
                  </pic:spPr>
                </pic:pic>
              </a:graphicData>
            </a:graphic>
            <wp14:sizeRelH relativeFrom="margin">
              <wp14:pctWidth>0</wp14:pctWidth>
            </wp14:sizeRelH>
            <wp14:sizeRelV relativeFrom="margin">
              <wp14:pctHeight>0</wp14:pctHeight>
            </wp14:sizeRelV>
          </wp:anchor>
        </w:drawing>
      </w:r>
    </w:ins>
    <w:r w:rsidR="009D0B24">
      <w:tab/>
    </w:r>
    <w:r w:rsidR="009D0B2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5E8D"/>
    <w:multiLevelType w:val="multilevel"/>
    <w:tmpl w:val="0A545E8D"/>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F1D0116"/>
    <w:multiLevelType w:val="multilevel"/>
    <w:tmpl w:val="0F1D0116"/>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08A2EAF"/>
    <w:multiLevelType w:val="multilevel"/>
    <w:tmpl w:val="7A48B8D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CA134C"/>
    <w:multiLevelType w:val="multilevel"/>
    <w:tmpl w:val="0050716C"/>
    <w:lvl w:ilvl="0">
      <w:start w:val="1"/>
      <w:numFmt w:val="bullet"/>
      <w:lvlText w:val="-"/>
      <w:lvlJc w:val="left"/>
      <w:pPr>
        <w:ind w:left="780" w:hanging="420"/>
      </w:pPr>
      <w:rPr>
        <w:rFonts w:ascii="SimSun" w:eastAsia="SimSun" w:hAnsi="SimSun" w:hint="eastAsia"/>
      </w:rPr>
    </w:lvl>
    <w:lvl w:ilvl="1">
      <w:start w:val="1"/>
      <w:numFmt w:val="bullet"/>
      <w:lvlText w:val="-"/>
      <w:lvlJc w:val="left"/>
      <w:pPr>
        <w:tabs>
          <w:tab w:val="num" w:pos="1440"/>
        </w:tabs>
        <w:ind w:left="1440" w:hanging="360"/>
      </w:pPr>
      <w:rPr>
        <w:rFonts w:ascii="SimSun" w:eastAsia="SimSun" w:hAnsi="SimSun" w:hint="eastAsia"/>
      </w:rPr>
    </w:lvl>
    <w:lvl w:ilvl="2">
      <w:start w:val="1"/>
      <w:numFmt w:val="bullet"/>
      <w:lvlText w:val="-"/>
      <w:lvlJc w:val="left"/>
      <w:pPr>
        <w:tabs>
          <w:tab w:val="num" w:pos="2160"/>
        </w:tabs>
        <w:ind w:left="2160" w:hanging="360"/>
      </w:pPr>
      <w:rPr>
        <w:rFonts w:ascii="SimSun" w:eastAsia="SimSun" w:hAnsi="SimSun" w:hint="eastAsia"/>
      </w:rPr>
    </w:lvl>
    <w:lvl w:ilvl="3">
      <w:start w:val="1"/>
      <w:numFmt w:val="bullet"/>
      <w:lvlText w:val="-"/>
      <w:lvlJc w:val="left"/>
      <w:pPr>
        <w:tabs>
          <w:tab w:val="num" w:pos="2880"/>
        </w:tabs>
        <w:ind w:left="2880" w:hanging="360"/>
      </w:pPr>
      <w:rPr>
        <w:rFonts w:ascii="SimSun" w:eastAsia="SimSun" w:hAnsi="SimSun" w:hint="eastAsia"/>
      </w:rPr>
    </w:lvl>
    <w:lvl w:ilvl="4">
      <w:start w:val="1"/>
      <w:numFmt w:val="bullet"/>
      <w:lvlText w:val="-"/>
      <w:lvlJc w:val="left"/>
      <w:pPr>
        <w:tabs>
          <w:tab w:val="num" w:pos="3600"/>
        </w:tabs>
        <w:ind w:left="3600" w:hanging="360"/>
      </w:pPr>
      <w:rPr>
        <w:rFonts w:ascii="SimSun" w:eastAsia="SimSun" w:hAnsi="SimSun" w:hint="eastAsia"/>
      </w:rPr>
    </w:lvl>
    <w:lvl w:ilvl="5">
      <w:start w:val="1"/>
      <w:numFmt w:val="bullet"/>
      <w:lvlText w:val="-"/>
      <w:lvlJc w:val="left"/>
      <w:pPr>
        <w:tabs>
          <w:tab w:val="num" w:pos="4320"/>
        </w:tabs>
        <w:ind w:left="4320" w:hanging="360"/>
      </w:pPr>
      <w:rPr>
        <w:rFonts w:ascii="SimSun" w:eastAsia="SimSun" w:hAnsi="SimSun" w:hint="eastAsia"/>
      </w:rPr>
    </w:lvl>
    <w:lvl w:ilvl="6">
      <w:start w:val="1"/>
      <w:numFmt w:val="bullet"/>
      <w:lvlText w:val="-"/>
      <w:lvlJc w:val="left"/>
      <w:pPr>
        <w:tabs>
          <w:tab w:val="num" w:pos="5040"/>
        </w:tabs>
        <w:ind w:left="5040" w:hanging="360"/>
      </w:pPr>
      <w:rPr>
        <w:rFonts w:ascii="SimSun" w:eastAsia="SimSun" w:hAnsi="SimSun" w:hint="eastAsia"/>
      </w:rPr>
    </w:lvl>
    <w:lvl w:ilvl="7">
      <w:start w:val="1"/>
      <w:numFmt w:val="bullet"/>
      <w:lvlText w:val="-"/>
      <w:lvlJc w:val="left"/>
      <w:pPr>
        <w:tabs>
          <w:tab w:val="num" w:pos="5760"/>
        </w:tabs>
        <w:ind w:left="5760" w:hanging="360"/>
      </w:pPr>
      <w:rPr>
        <w:rFonts w:ascii="SimSun" w:eastAsia="SimSun" w:hAnsi="SimSun" w:hint="eastAsia"/>
      </w:rPr>
    </w:lvl>
    <w:lvl w:ilvl="8">
      <w:start w:val="1"/>
      <w:numFmt w:val="bullet"/>
      <w:lvlText w:val="-"/>
      <w:lvlJc w:val="left"/>
      <w:pPr>
        <w:tabs>
          <w:tab w:val="num" w:pos="6480"/>
        </w:tabs>
        <w:ind w:left="6480" w:hanging="360"/>
      </w:pPr>
      <w:rPr>
        <w:rFonts w:ascii="SimSun" w:eastAsia="SimSun" w:hAnsi="SimSun" w:hint="eastAsia"/>
      </w:rPr>
    </w:lvl>
  </w:abstractNum>
  <w:abstractNum w:abstractNumId="4" w15:restartNumberingAfterBreak="0">
    <w:nsid w:val="1D405B47"/>
    <w:multiLevelType w:val="hybridMultilevel"/>
    <w:tmpl w:val="F9D4C1E2"/>
    <w:lvl w:ilvl="0" w:tplc="5348520C">
      <w:numFmt w:val="bullet"/>
      <w:lvlText w:val="-"/>
      <w:lvlJc w:val="left"/>
      <w:pPr>
        <w:ind w:left="360" w:hanging="360"/>
      </w:pPr>
      <w:rPr>
        <w:rFonts w:ascii="Microsoft YaHei" w:eastAsia="Microsoft YaHei" w:hAnsi="Microsoft YaHei"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F371B33"/>
    <w:multiLevelType w:val="hybridMultilevel"/>
    <w:tmpl w:val="6644BCCA"/>
    <w:lvl w:ilvl="0" w:tplc="B9769B3A">
      <w:start w:val="3"/>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815E26"/>
    <w:multiLevelType w:val="multilevel"/>
    <w:tmpl w:val="4A9A6B5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30212A5"/>
    <w:multiLevelType w:val="hybridMultilevel"/>
    <w:tmpl w:val="2BBAED04"/>
    <w:lvl w:ilvl="0" w:tplc="DCDA11CC">
      <w:start w:val="3"/>
      <w:numFmt w:val="bullet"/>
      <w:lvlText w:val="-"/>
      <w:lvlJc w:val="left"/>
      <w:pPr>
        <w:ind w:left="360" w:hanging="360"/>
      </w:pPr>
      <w:rPr>
        <w:rFonts w:ascii="Microsoft YaHei" w:eastAsia="Microsoft YaHei" w:hAnsi="Microsoft YaHei" w:cs="ST Song"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566445B"/>
    <w:multiLevelType w:val="hybridMultilevel"/>
    <w:tmpl w:val="B338DEEA"/>
    <w:lvl w:ilvl="0" w:tplc="9FC029DE">
      <w:start w:val="3"/>
      <w:numFmt w:val="bullet"/>
      <w:lvlText w:val="-"/>
      <w:lvlJc w:val="left"/>
      <w:pPr>
        <w:ind w:left="360" w:hanging="360"/>
      </w:pPr>
      <w:rPr>
        <w:rFonts w:ascii="Microsoft YaHei" w:eastAsia="Microsoft YaHei" w:hAnsi="Microsoft YaHei" w:cs="ST Song"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A464E2F"/>
    <w:multiLevelType w:val="hybridMultilevel"/>
    <w:tmpl w:val="26D40116"/>
    <w:lvl w:ilvl="0" w:tplc="0B24E30E">
      <w:start w:val="3"/>
      <w:numFmt w:val="bullet"/>
      <w:lvlText w:val=""/>
      <w:lvlJc w:val="left"/>
      <w:pPr>
        <w:ind w:left="360" w:hanging="360"/>
      </w:pPr>
      <w:rPr>
        <w:rFonts w:ascii="Microsoft YaHei" w:eastAsia="Microsoft YaHei" w:hAnsi="Microsoft YaHei" w:cs="ST Song"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1825B11"/>
    <w:multiLevelType w:val="hybridMultilevel"/>
    <w:tmpl w:val="C27EFAEC"/>
    <w:lvl w:ilvl="0" w:tplc="DC8212B4">
      <w:start w:val="1"/>
      <w:numFmt w:val="bullet"/>
      <w:lvlText w:val="-"/>
      <w:lvlJc w:val="left"/>
      <w:pPr>
        <w:ind w:left="780" w:hanging="420"/>
      </w:pPr>
      <w:rPr>
        <w:rFonts w:ascii="SimSun" w:hAnsi="SimSun" w:hint="default"/>
      </w:rPr>
    </w:lvl>
    <w:lvl w:ilvl="1" w:tplc="D9762686" w:tentative="1">
      <w:start w:val="1"/>
      <w:numFmt w:val="bullet"/>
      <w:lvlText w:val="-"/>
      <w:lvlJc w:val="left"/>
      <w:pPr>
        <w:tabs>
          <w:tab w:val="num" w:pos="1440"/>
        </w:tabs>
        <w:ind w:left="1440" w:hanging="360"/>
      </w:pPr>
      <w:rPr>
        <w:rFonts w:ascii="SimSun" w:hAnsi="SimSun" w:hint="default"/>
      </w:rPr>
    </w:lvl>
    <w:lvl w:ilvl="2" w:tplc="37506F1E" w:tentative="1">
      <w:start w:val="1"/>
      <w:numFmt w:val="bullet"/>
      <w:lvlText w:val="-"/>
      <w:lvlJc w:val="left"/>
      <w:pPr>
        <w:tabs>
          <w:tab w:val="num" w:pos="2160"/>
        </w:tabs>
        <w:ind w:left="2160" w:hanging="360"/>
      </w:pPr>
      <w:rPr>
        <w:rFonts w:ascii="SimSun" w:hAnsi="SimSun" w:hint="default"/>
      </w:rPr>
    </w:lvl>
    <w:lvl w:ilvl="3" w:tplc="2B70EBB2" w:tentative="1">
      <w:start w:val="1"/>
      <w:numFmt w:val="bullet"/>
      <w:lvlText w:val="-"/>
      <w:lvlJc w:val="left"/>
      <w:pPr>
        <w:tabs>
          <w:tab w:val="num" w:pos="2880"/>
        </w:tabs>
        <w:ind w:left="2880" w:hanging="360"/>
      </w:pPr>
      <w:rPr>
        <w:rFonts w:ascii="SimSun" w:hAnsi="SimSun" w:hint="default"/>
      </w:rPr>
    </w:lvl>
    <w:lvl w:ilvl="4" w:tplc="8E223C42" w:tentative="1">
      <w:start w:val="1"/>
      <w:numFmt w:val="bullet"/>
      <w:lvlText w:val="-"/>
      <w:lvlJc w:val="left"/>
      <w:pPr>
        <w:tabs>
          <w:tab w:val="num" w:pos="3600"/>
        </w:tabs>
        <w:ind w:left="3600" w:hanging="360"/>
      </w:pPr>
      <w:rPr>
        <w:rFonts w:ascii="SimSun" w:hAnsi="SimSun" w:hint="default"/>
      </w:rPr>
    </w:lvl>
    <w:lvl w:ilvl="5" w:tplc="35601C8A" w:tentative="1">
      <w:start w:val="1"/>
      <w:numFmt w:val="bullet"/>
      <w:lvlText w:val="-"/>
      <w:lvlJc w:val="left"/>
      <w:pPr>
        <w:tabs>
          <w:tab w:val="num" w:pos="4320"/>
        </w:tabs>
        <w:ind w:left="4320" w:hanging="360"/>
      </w:pPr>
      <w:rPr>
        <w:rFonts w:ascii="SimSun" w:hAnsi="SimSun" w:hint="default"/>
      </w:rPr>
    </w:lvl>
    <w:lvl w:ilvl="6" w:tplc="2E0022D0" w:tentative="1">
      <w:start w:val="1"/>
      <w:numFmt w:val="bullet"/>
      <w:lvlText w:val="-"/>
      <w:lvlJc w:val="left"/>
      <w:pPr>
        <w:tabs>
          <w:tab w:val="num" w:pos="5040"/>
        </w:tabs>
        <w:ind w:left="5040" w:hanging="360"/>
      </w:pPr>
      <w:rPr>
        <w:rFonts w:ascii="SimSun" w:hAnsi="SimSun" w:hint="default"/>
      </w:rPr>
    </w:lvl>
    <w:lvl w:ilvl="7" w:tplc="CC26580C" w:tentative="1">
      <w:start w:val="1"/>
      <w:numFmt w:val="bullet"/>
      <w:lvlText w:val="-"/>
      <w:lvlJc w:val="left"/>
      <w:pPr>
        <w:tabs>
          <w:tab w:val="num" w:pos="5760"/>
        </w:tabs>
        <w:ind w:left="5760" w:hanging="360"/>
      </w:pPr>
      <w:rPr>
        <w:rFonts w:ascii="SimSun" w:hAnsi="SimSun" w:hint="default"/>
      </w:rPr>
    </w:lvl>
    <w:lvl w:ilvl="8" w:tplc="206E7B6C" w:tentative="1">
      <w:start w:val="1"/>
      <w:numFmt w:val="bullet"/>
      <w:lvlText w:val="-"/>
      <w:lvlJc w:val="left"/>
      <w:pPr>
        <w:tabs>
          <w:tab w:val="num" w:pos="6480"/>
        </w:tabs>
        <w:ind w:left="6480" w:hanging="360"/>
      </w:pPr>
      <w:rPr>
        <w:rFonts w:ascii="SimSun" w:hAnsi="SimSun" w:hint="default"/>
      </w:rPr>
    </w:lvl>
  </w:abstractNum>
  <w:abstractNum w:abstractNumId="11" w15:restartNumberingAfterBreak="0">
    <w:nsid w:val="4B2505C0"/>
    <w:multiLevelType w:val="hybridMultilevel"/>
    <w:tmpl w:val="5C3856E2"/>
    <w:lvl w:ilvl="0" w:tplc="1ACE9A42">
      <w:start w:val="3"/>
      <w:numFmt w:val="bullet"/>
      <w:lvlText w:val="-"/>
      <w:lvlJc w:val="left"/>
      <w:pPr>
        <w:ind w:left="360" w:hanging="360"/>
      </w:pPr>
      <w:rPr>
        <w:rFonts w:ascii="Microsoft YaHei" w:eastAsia="Microsoft YaHei" w:hAnsi="Microsoft YaHei" w:cs="ST Song"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DE75F6E"/>
    <w:multiLevelType w:val="multilevel"/>
    <w:tmpl w:val="4DE75F6E"/>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59B24F0F"/>
    <w:multiLevelType w:val="multilevel"/>
    <w:tmpl w:val="59B24F0F"/>
    <w:lvl w:ilvl="0">
      <w:start w:val="1"/>
      <w:numFmt w:val="lowerLetter"/>
      <w:pStyle w:val="SAPContractNumberedabc"/>
      <w:lvlText w:val="(%1)"/>
      <w:lvlJc w:val="left"/>
      <w:pPr>
        <w:ind w:left="1287" w:hanging="72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59BA045C"/>
    <w:multiLevelType w:val="multilevel"/>
    <w:tmpl w:val="59BA045C"/>
    <w:lvl w:ilvl="0">
      <w:start w:val="1"/>
      <w:numFmt w:val="decimal"/>
      <w:pStyle w:val="SAPContractSectionLev1"/>
      <w:lvlText w:val="%1."/>
      <w:lvlJc w:val="left"/>
      <w:pPr>
        <w:ind w:left="567" w:hanging="567"/>
      </w:pPr>
      <w:rPr>
        <w:rFonts w:hint="default"/>
      </w:rPr>
    </w:lvl>
    <w:lvl w:ilvl="1">
      <w:start w:val="1"/>
      <w:numFmt w:val="decimal"/>
      <w:pStyle w:val="SAPContractSectionLev2"/>
      <w:lvlText w:val="%1.%2"/>
      <w:lvlJc w:val="left"/>
      <w:pPr>
        <w:ind w:left="7512" w:hanging="56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0E616D9"/>
    <w:multiLevelType w:val="multilevel"/>
    <w:tmpl w:val="60E616D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2952F55"/>
    <w:multiLevelType w:val="multilevel"/>
    <w:tmpl w:val="62952F55"/>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656D419A"/>
    <w:multiLevelType w:val="multilevel"/>
    <w:tmpl w:val="656D419A"/>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 w15:restartNumberingAfterBreak="0">
    <w:nsid w:val="78726EFD"/>
    <w:multiLevelType w:val="hybridMultilevel"/>
    <w:tmpl w:val="726C3A50"/>
    <w:lvl w:ilvl="0" w:tplc="358C95C6">
      <w:start w:val="3"/>
      <w:numFmt w:val="bullet"/>
      <w:lvlText w:val="-"/>
      <w:lvlJc w:val="left"/>
      <w:pPr>
        <w:ind w:left="360" w:hanging="360"/>
      </w:pPr>
      <w:rPr>
        <w:rFonts w:ascii="Microsoft YaHei" w:eastAsia="Microsoft YaHei" w:hAnsi="Microsoft YaHei" w:cs="ST Song"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58607999">
    <w:abstractNumId w:val="14"/>
  </w:num>
  <w:num w:numId="2" w16cid:durableId="1207182976">
    <w:abstractNumId w:val="13"/>
  </w:num>
  <w:num w:numId="3" w16cid:durableId="1891529842">
    <w:abstractNumId w:val="15"/>
  </w:num>
  <w:num w:numId="4" w16cid:durableId="1607807859">
    <w:abstractNumId w:val="12"/>
  </w:num>
  <w:num w:numId="5" w16cid:durableId="630718766">
    <w:abstractNumId w:val="17"/>
  </w:num>
  <w:num w:numId="6" w16cid:durableId="81031529">
    <w:abstractNumId w:val="16"/>
  </w:num>
  <w:num w:numId="7" w16cid:durableId="1113743710">
    <w:abstractNumId w:val="0"/>
  </w:num>
  <w:num w:numId="8" w16cid:durableId="1621523066">
    <w:abstractNumId w:val="1"/>
  </w:num>
  <w:num w:numId="9" w16cid:durableId="606742219">
    <w:abstractNumId w:val="6"/>
  </w:num>
  <w:num w:numId="10" w16cid:durableId="1873837330">
    <w:abstractNumId w:val="9"/>
  </w:num>
  <w:num w:numId="11" w16cid:durableId="1119103111">
    <w:abstractNumId w:val="18"/>
  </w:num>
  <w:num w:numId="12" w16cid:durableId="1648589826">
    <w:abstractNumId w:val="7"/>
  </w:num>
  <w:num w:numId="13" w16cid:durableId="753554644">
    <w:abstractNumId w:val="8"/>
  </w:num>
  <w:num w:numId="14" w16cid:durableId="36980154">
    <w:abstractNumId w:val="5"/>
  </w:num>
  <w:num w:numId="15" w16cid:durableId="1084643131">
    <w:abstractNumId w:val="4"/>
  </w:num>
  <w:num w:numId="16" w16cid:durableId="815487743">
    <w:abstractNumId w:val="10"/>
  </w:num>
  <w:num w:numId="17" w16cid:durableId="458961306">
    <w:abstractNumId w:val="11"/>
  </w:num>
  <w:num w:numId="18" w16cid:durableId="730615478">
    <w:abstractNumId w:val="2"/>
  </w:num>
  <w:num w:numId="19" w16cid:durableId="7104222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mine">
    <w15:presenceInfo w15:providerId="None" w15:userId="Jasm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120"/>
  <w:drawingGridVerticalSpacing w:val="163"/>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3NjZjYTUyNTE4NGZhYjE2ZDVhN2ZiNTg1MDUwNWQifQ=="/>
  </w:docVars>
  <w:rsids>
    <w:rsidRoot w:val="003476C7"/>
    <w:rsid w:val="0000155C"/>
    <w:rsid w:val="000037ED"/>
    <w:rsid w:val="00003F46"/>
    <w:rsid w:val="00014954"/>
    <w:rsid w:val="00015E64"/>
    <w:rsid w:val="00017C00"/>
    <w:rsid w:val="00021A0D"/>
    <w:rsid w:val="00024093"/>
    <w:rsid w:val="000260F6"/>
    <w:rsid w:val="0002661C"/>
    <w:rsid w:val="00027359"/>
    <w:rsid w:val="000308C5"/>
    <w:rsid w:val="00032821"/>
    <w:rsid w:val="0003723A"/>
    <w:rsid w:val="0004011E"/>
    <w:rsid w:val="0004655A"/>
    <w:rsid w:val="00046ABC"/>
    <w:rsid w:val="0005095C"/>
    <w:rsid w:val="000510B3"/>
    <w:rsid w:val="00052BF7"/>
    <w:rsid w:val="000556DC"/>
    <w:rsid w:val="00060444"/>
    <w:rsid w:val="0006381F"/>
    <w:rsid w:val="000804DB"/>
    <w:rsid w:val="000815C9"/>
    <w:rsid w:val="000816F7"/>
    <w:rsid w:val="000922E4"/>
    <w:rsid w:val="00092C43"/>
    <w:rsid w:val="00093B4E"/>
    <w:rsid w:val="000A34C8"/>
    <w:rsid w:val="000A498C"/>
    <w:rsid w:val="000A6A71"/>
    <w:rsid w:val="000A7465"/>
    <w:rsid w:val="000B672E"/>
    <w:rsid w:val="000C09AF"/>
    <w:rsid w:val="000C13B5"/>
    <w:rsid w:val="000C281A"/>
    <w:rsid w:val="000C5C3D"/>
    <w:rsid w:val="000C5E0D"/>
    <w:rsid w:val="000C7384"/>
    <w:rsid w:val="000D0209"/>
    <w:rsid w:val="000D167B"/>
    <w:rsid w:val="000D1F06"/>
    <w:rsid w:val="000D2C9D"/>
    <w:rsid w:val="000D3111"/>
    <w:rsid w:val="000D408A"/>
    <w:rsid w:val="000E0727"/>
    <w:rsid w:val="000E22D9"/>
    <w:rsid w:val="000E5855"/>
    <w:rsid w:val="000E7E00"/>
    <w:rsid w:val="000F27FD"/>
    <w:rsid w:val="000F446C"/>
    <w:rsid w:val="000F4508"/>
    <w:rsid w:val="001015B2"/>
    <w:rsid w:val="00102C6D"/>
    <w:rsid w:val="001036DA"/>
    <w:rsid w:val="00106C36"/>
    <w:rsid w:val="00110AA8"/>
    <w:rsid w:val="001119A0"/>
    <w:rsid w:val="00112EF5"/>
    <w:rsid w:val="00114611"/>
    <w:rsid w:val="00114F99"/>
    <w:rsid w:val="00127CDC"/>
    <w:rsid w:val="00140B33"/>
    <w:rsid w:val="00141AFE"/>
    <w:rsid w:val="00141D86"/>
    <w:rsid w:val="001425DF"/>
    <w:rsid w:val="00143416"/>
    <w:rsid w:val="00144CD2"/>
    <w:rsid w:val="001518A6"/>
    <w:rsid w:val="0015294B"/>
    <w:rsid w:val="00152C7C"/>
    <w:rsid w:val="00153451"/>
    <w:rsid w:val="00156A3D"/>
    <w:rsid w:val="001602AA"/>
    <w:rsid w:val="00161946"/>
    <w:rsid w:val="00161E79"/>
    <w:rsid w:val="001621AD"/>
    <w:rsid w:val="00165286"/>
    <w:rsid w:val="001722BC"/>
    <w:rsid w:val="00174BF6"/>
    <w:rsid w:val="00184B2D"/>
    <w:rsid w:val="001946EE"/>
    <w:rsid w:val="00194E1D"/>
    <w:rsid w:val="001A010E"/>
    <w:rsid w:val="001A2877"/>
    <w:rsid w:val="001A69D6"/>
    <w:rsid w:val="001B0EDB"/>
    <w:rsid w:val="001B1E84"/>
    <w:rsid w:val="001B2F37"/>
    <w:rsid w:val="001B570F"/>
    <w:rsid w:val="001B71A8"/>
    <w:rsid w:val="001C6418"/>
    <w:rsid w:val="001C73E0"/>
    <w:rsid w:val="001D2953"/>
    <w:rsid w:val="001D3A23"/>
    <w:rsid w:val="001D4E28"/>
    <w:rsid w:val="001D5C6F"/>
    <w:rsid w:val="001E7374"/>
    <w:rsid w:val="001E74D0"/>
    <w:rsid w:val="001F7AA3"/>
    <w:rsid w:val="00204DD2"/>
    <w:rsid w:val="00217745"/>
    <w:rsid w:val="00220006"/>
    <w:rsid w:val="00221C6C"/>
    <w:rsid w:val="00222DEE"/>
    <w:rsid w:val="00233272"/>
    <w:rsid w:val="002406A5"/>
    <w:rsid w:val="0024141A"/>
    <w:rsid w:val="0024146B"/>
    <w:rsid w:val="00243498"/>
    <w:rsid w:val="00245689"/>
    <w:rsid w:val="002460CE"/>
    <w:rsid w:val="002473BC"/>
    <w:rsid w:val="00251EEF"/>
    <w:rsid w:val="00252085"/>
    <w:rsid w:val="0025241D"/>
    <w:rsid w:val="00257DF9"/>
    <w:rsid w:val="00257E2A"/>
    <w:rsid w:val="00260BE2"/>
    <w:rsid w:val="002622E6"/>
    <w:rsid w:val="002627FD"/>
    <w:rsid w:val="00272A0B"/>
    <w:rsid w:val="00273D10"/>
    <w:rsid w:val="002778A2"/>
    <w:rsid w:val="002820B1"/>
    <w:rsid w:val="00284D9A"/>
    <w:rsid w:val="00285638"/>
    <w:rsid w:val="002856D9"/>
    <w:rsid w:val="00286FA4"/>
    <w:rsid w:val="002910C8"/>
    <w:rsid w:val="002A0BBC"/>
    <w:rsid w:val="002A1298"/>
    <w:rsid w:val="002A3D47"/>
    <w:rsid w:val="002A43D5"/>
    <w:rsid w:val="002A4C72"/>
    <w:rsid w:val="002A60F5"/>
    <w:rsid w:val="002B71B4"/>
    <w:rsid w:val="002C0D90"/>
    <w:rsid w:val="002C44F2"/>
    <w:rsid w:val="002C66E1"/>
    <w:rsid w:val="002D51BF"/>
    <w:rsid w:val="002D5C45"/>
    <w:rsid w:val="002D7A71"/>
    <w:rsid w:val="002D7EAD"/>
    <w:rsid w:val="002E0C6E"/>
    <w:rsid w:val="002E0F97"/>
    <w:rsid w:val="002E3767"/>
    <w:rsid w:val="002E389E"/>
    <w:rsid w:val="002E667E"/>
    <w:rsid w:val="002F022D"/>
    <w:rsid w:val="002F0B2C"/>
    <w:rsid w:val="002F0F3B"/>
    <w:rsid w:val="002F3621"/>
    <w:rsid w:val="002F4735"/>
    <w:rsid w:val="002F4CC5"/>
    <w:rsid w:val="002F5EFA"/>
    <w:rsid w:val="00300FD6"/>
    <w:rsid w:val="003018E0"/>
    <w:rsid w:val="003059F8"/>
    <w:rsid w:val="003067B4"/>
    <w:rsid w:val="00306BBC"/>
    <w:rsid w:val="003124A3"/>
    <w:rsid w:val="00312540"/>
    <w:rsid w:val="00312EB8"/>
    <w:rsid w:val="00316B05"/>
    <w:rsid w:val="00317056"/>
    <w:rsid w:val="00323CBB"/>
    <w:rsid w:val="00323E35"/>
    <w:rsid w:val="00325ABD"/>
    <w:rsid w:val="00333061"/>
    <w:rsid w:val="00334052"/>
    <w:rsid w:val="00344074"/>
    <w:rsid w:val="00345746"/>
    <w:rsid w:val="00345C9A"/>
    <w:rsid w:val="003476C7"/>
    <w:rsid w:val="00347932"/>
    <w:rsid w:val="00356B53"/>
    <w:rsid w:val="00357E23"/>
    <w:rsid w:val="003611D9"/>
    <w:rsid w:val="00364214"/>
    <w:rsid w:val="003668D9"/>
    <w:rsid w:val="00370D6D"/>
    <w:rsid w:val="003735C2"/>
    <w:rsid w:val="00377581"/>
    <w:rsid w:val="00383638"/>
    <w:rsid w:val="003837FF"/>
    <w:rsid w:val="003842FF"/>
    <w:rsid w:val="003859A2"/>
    <w:rsid w:val="003940B3"/>
    <w:rsid w:val="00397924"/>
    <w:rsid w:val="003A169E"/>
    <w:rsid w:val="003A21E1"/>
    <w:rsid w:val="003A6DFA"/>
    <w:rsid w:val="003B0215"/>
    <w:rsid w:val="003B4AEA"/>
    <w:rsid w:val="003B61BF"/>
    <w:rsid w:val="003C425C"/>
    <w:rsid w:val="003C567A"/>
    <w:rsid w:val="003C7435"/>
    <w:rsid w:val="003E1B70"/>
    <w:rsid w:val="003E4228"/>
    <w:rsid w:val="003E42A7"/>
    <w:rsid w:val="003E587A"/>
    <w:rsid w:val="003E592F"/>
    <w:rsid w:val="003E5E7D"/>
    <w:rsid w:val="003E7A03"/>
    <w:rsid w:val="003F072C"/>
    <w:rsid w:val="003F2AB7"/>
    <w:rsid w:val="00400783"/>
    <w:rsid w:val="00406151"/>
    <w:rsid w:val="004101F8"/>
    <w:rsid w:val="00413BAD"/>
    <w:rsid w:val="004143A0"/>
    <w:rsid w:val="004154F2"/>
    <w:rsid w:val="00424A72"/>
    <w:rsid w:val="0043091E"/>
    <w:rsid w:val="0043431B"/>
    <w:rsid w:val="004456D0"/>
    <w:rsid w:val="00450057"/>
    <w:rsid w:val="00450AF0"/>
    <w:rsid w:val="00451B7D"/>
    <w:rsid w:val="00457E90"/>
    <w:rsid w:val="004640AE"/>
    <w:rsid w:val="00471004"/>
    <w:rsid w:val="004743A9"/>
    <w:rsid w:val="00481E96"/>
    <w:rsid w:val="00491B8B"/>
    <w:rsid w:val="004A1D79"/>
    <w:rsid w:val="004A41D7"/>
    <w:rsid w:val="004A431E"/>
    <w:rsid w:val="004A7586"/>
    <w:rsid w:val="004A765D"/>
    <w:rsid w:val="004B3E77"/>
    <w:rsid w:val="004B5F0D"/>
    <w:rsid w:val="004B6A53"/>
    <w:rsid w:val="004C1D02"/>
    <w:rsid w:val="004C47A8"/>
    <w:rsid w:val="004D2334"/>
    <w:rsid w:val="004E4296"/>
    <w:rsid w:val="004E45DB"/>
    <w:rsid w:val="004E4C78"/>
    <w:rsid w:val="004F0ABD"/>
    <w:rsid w:val="004F1CE8"/>
    <w:rsid w:val="004F5C7D"/>
    <w:rsid w:val="00500000"/>
    <w:rsid w:val="00500448"/>
    <w:rsid w:val="00511291"/>
    <w:rsid w:val="00511AA9"/>
    <w:rsid w:val="005138EF"/>
    <w:rsid w:val="005141AF"/>
    <w:rsid w:val="00515578"/>
    <w:rsid w:val="005206D4"/>
    <w:rsid w:val="005218A8"/>
    <w:rsid w:val="00521A3F"/>
    <w:rsid w:val="0052367F"/>
    <w:rsid w:val="00524221"/>
    <w:rsid w:val="00527B0D"/>
    <w:rsid w:val="00543828"/>
    <w:rsid w:val="00550E0A"/>
    <w:rsid w:val="00554A22"/>
    <w:rsid w:val="00557BA6"/>
    <w:rsid w:val="0056311B"/>
    <w:rsid w:val="00563C0E"/>
    <w:rsid w:val="005746E8"/>
    <w:rsid w:val="0057639E"/>
    <w:rsid w:val="00576E05"/>
    <w:rsid w:val="00585BAA"/>
    <w:rsid w:val="00587274"/>
    <w:rsid w:val="00590D57"/>
    <w:rsid w:val="00596480"/>
    <w:rsid w:val="005976BC"/>
    <w:rsid w:val="005A131A"/>
    <w:rsid w:val="005A1B91"/>
    <w:rsid w:val="005A1C2A"/>
    <w:rsid w:val="005A3AA0"/>
    <w:rsid w:val="005A3E7B"/>
    <w:rsid w:val="005A678A"/>
    <w:rsid w:val="005A7D3B"/>
    <w:rsid w:val="005B4C98"/>
    <w:rsid w:val="005C1904"/>
    <w:rsid w:val="005D13CA"/>
    <w:rsid w:val="005D4362"/>
    <w:rsid w:val="005D6CC7"/>
    <w:rsid w:val="005E06E8"/>
    <w:rsid w:val="005F0056"/>
    <w:rsid w:val="005F4006"/>
    <w:rsid w:val="005F4057"/>
    <w:rsid w:val="005F5C92"/>
    <w:rsid w:val="005F5CF1"/>
    <w:rsid w:val="005F71AC"/>
    <w:rsid w:val="00610ACF"/>
    <w:rsid w:val="00614FE8"/>
    <w:rsid w:val="00625BB3"/>
    <w:rsid w:val="00627BC3"/>
    <w:rsid w:val="00630286"/>
    <w:rsid w:val="00633845"/>
    <w:rsid w:val="006379C2"/>
    <w:rsid w:val="00643786"/>
    <w:rsid w:val="00643A52"/>
    <w:rsid w:val="006458FB"/>
    <w:rsid w:val="00646338"/>
    <w:rsid w:val="00650EB5"/>
    <w:rsid w:val="00662939"/>
    <w:rsid w:val="00662CA9"/>
    <w:rsid w:val="00666E94"/>
    <w:rsid w:val="00671401"/>
    <w:rsid w:val="006736F3"/>
    <w:rsid w:val="006743FF"/>
    <w:rsid w:val="00675CD5"/>
    <w:rsid w:val="00677393"/>
    <w:rsid w:val="00680714"/>
    <w:rsid w:val="00683FA0"/>
    <w:rsid w:val="006862CE"/>
    <w:rsid w:val="00692FCB"/>
    <w:rsid w:val="00692FFD"/>
    <w:rsid w:val="006A006F"/>
    <w:rsid w:val="006A6545"/>
    <w:rsid w:val="006B4C8A"/>
    <w:rsid w:val="006B7CE7"/>
    <w:rsid w:val="006C1C2F"/>
    <w:rsid w:val="006D0A73"/>
    <w:rsid w:val="006D435B"/>
    <w:rsid w:val="006D5860"/>
    <w:rsid w:val="006D6239"/>
    <w:rsid w:val="006D7E76"/>
    <w:rsid w:val="006E096E"/>
    <w:rsid w:val="006E23AE"/>
    <w:rsid w:val="006E5EF5"/>
    <w:rsid w:val="007022AE"/>
    <w:rsid w:val="00702F74"/>
    <w:rsid w:val="00704F04"/>
    <w:rsid w:val="0070624F"/>
    <w:rsid w:val="00715E30"/>
    <w:rsid w:val="0072179C"/>
    <w:rsid w:val="007246CC"/>
    <w:rsid w:val="00725A33"/>
    <w:rsid w:val="007306D7"/>
    <w:rsid w:val="00730E30"/>
    <w:rsid w:val="00731C6F"/>
    <w:rsid w:val="0073246B"/>
    <w:rsid w:val="00733119"/>
    <w:rsid w:val="00733B1F"/>
    <w:rsid w:val="007406A6"/>
    <w:rsid w:val="00743C20"/>
    <w:rsid w:val="00744A15"/>
    <w:rsid w:val="00745760"/>
    <w:rsid w:val="00747B93"/>
    <w:rsid w:val="00754897"/>
    <w:rsid w:val="00755D8A"/>
    <w:rsid w:val="00757356"/>
    <w:rsid w:val="00760E19"/>
    <w:rsid w:val="0077242A"/>
    <w:rsid w:val="00773C73"/>
    <w:rsid w:val="00775339"/>
    <w:rsid w:val="00775AA6"/>
    <w:rsid w:val="00775F36"/>
    <w:rsid w:val="0078144F"/>
    <w:rsid w:val="0078223E"/>
    <w:rsid w:val="00790095"/>
    <w:rsid w:val="00792652"/>
    <w:rsid w:val="00792CA9"/>
    <w:rsid w:val="0079349C"/>
    <w:rsid w:val="00796823"/>
    <w:rsid w:val="007A3782"/>
    <w:rsid w:val="007A6B59"/>
    <w:rsid w:val="007B0F8D"/>
    <w:rsid w:val="007B104E"/>
    <w:rsid w:val="007B3B8D"/>
    <w:rsid w:val="007B584E"/>
    <w:rsid w:val="007C2B75"/>
    <w:rsid w:val="007C3681"/>
    <w:rsid w:val="007C5752"/>
    <w:rsid w:val="007C6515"/>
    <w:rsid w:val="007D39EF"/>
    <w:rsid w:val="007D3B1C"/>
    <w:rsid w:val="007E1EB0"/>
    <w:rsid w:val="007E3B7D"/>
    <w:rsid w:val="007E75E5"/>
    <w:rsid w:val="007F0A3A"/>
    <w:rsid w:val="007F2C0F"/>
    <w:rsid w:val="00801148"/>
    <w:rsid w:val="00801919"/>
    <w:rsid w:val="00803134"/>
    <w:rsid w:val="00804323"/>
    <w:rsid w:val="00810A3B"/>
    <w:rsid w:val="00821F16"/>
    <w:rsid w:val="00822125"/>
    <w:rsid w:val="00836C02"/>
    <w:rsid w:val="00840CAF"/>
    <w:rsid w:val="00843735"/>
    <w:rsid w:val="0084598E"/>
    <w:rsid w:val="00847372"/>
    <w:rsid w:val="00856E8C"/>
    <w:rsid w:val="00861745"/>
    <w:rsid w:val="00862801"/>
    <w:rsid w:val="0087055E"/>
    <w:rsid w:val="00870C89"/>
    <w:rsid w:val="00880A98"/>
    <w:rsid w:val="00881F6B"/>
    <w:rsid w:val="00891B83"/>
    <w:rsid w:val="0089204A"/>
    <w:rsid w:val="0089346B"/>
    <w:rsid w:val="0089381A"/>
    <w:rsid w:val="00893D6E"/>
    <w:rsid w:val="00896126"/>
    <w:rsid w:val="00896F83"/>
    <w:rsid w:val="00897D52"/>
    <w:rsid w:val="008B78CD"/>
    <w:rsid w:val="008C1CEB"/>
    <w:rsid w:val="008C7B5E"/>
    <w:rsid w:val="008D31A2"/>
    <w:rsid w:val="008D4DB6"/>
    <w:rsid w:val="008D642B"/>
    <w:rsid w:val="008D6B91"/>
    <w:rsid w:val="008D719C"/>
    <w:rsid w:val="008E11A9"/>
    <w:rsid w:val="008E2624"/>
    <w:rsid w:val="008E26D7"/>
    <w:rsid w:val="008E3155"/>
    <w:rsid w:val="008E331F"/>
    <w:rsid w:val="008E370A"/>
    <w:rsid w:val="008E5FF8"/>
    <w:rsid w:val="008E6642"/>
    <w:rsid w:val="008F2CD5"/>
    <w:rsid w:val="008F2D0B"/>
    <w:rsid w:val="008F6B77"/>
    <w:rsid w:val="00903CC9"/>
    <w:rsid w:val="00905DE1"/>
    <w:rsid w:val="00906924"/>
    <w:rsid w:val="00906B3C"/>
    <w:rsid w:val="00916FAD"/>
    <w:rsid w:val="009231FA"/>
    <w:rsid w:val="009242EF"/>
    <w:rsid w:val="00925744"/>
    <w:rsid w:val="00926EE0"/>
    <w:rsid w:val="009279C2"/>
    <w:rsid w:val="009338E6"/>
    <w:rsid w:val="0094581D"/>
    <w:rsid w:val="00947418"/>
    <w:rsid w:val="009507FD"/>
    <w:rsid w:val="0095247E"/>
    <w:rsid w:val="0095331B"/>
    <w:rsid w:val="00956058"/>
    <w:rsid w:val="009650B7"/>
    <w:rsid w:val="00975194"/>
    <w:rsid w:val="0098049C"/>
    <w:rsid w:val="009901D9"/>
    <w:rsid w:val="0099415C"/>
    <w:rsid w:val="00994346"/>
    <w:rsid w:val="009A0CC5"/>
    <w:rsid w:val="009A50D2"/>
    <w:rsid w:val="009A7F6D"/>
    <w:rsid w:val="009B05A6"/>
    <w:rsid w:val="009B24C4"/>
    <w:rsid w:val="009C4B6B"/>
    <w:rsid w:val="009C56D7"/>
    <w:rsid w:val="009D0B24"/>
    <w:rsid w:val="009D0D58"/>
    <w:rsid w:val="009D1045"/>
    <w:rsid w:val="009D1EC4"/>
    <w:rsid w:val="009D7B01"/>
    <w:rsid w:val="009E11F9"/>
    <w:rsid w:val="009E1931"/>
    <w:rsid w:val="009E2A60"/>
    <w:rsid w:val="009E78DB"/>
    <w:rsid w:val="009F08A5"/>
    <w:rsid w:val="009F3FC3"/>
    <w:rsid w:val="00A00B3D"/>
    <w:rsid w:val="00A0122D"/>
    <w:rsid w:val="00A019E6"/>
    <w:rsid w:val="00A20E0E"/>
    <w:rsid w:val="00A219EE"/>
    <w:rsid w:val="00A22058"/>
    <w:rsid w:val="00A32CF1"/>
    <w:rsid w:val="00A36361"/>
    <w:rsid w:val="00A363C3"/>
    <w:rsid w:val="00A40736"/>
    <w:rsid w:val="00A42AC0"/>
    <w:rsid w:val="00A4743E"/>
    <w:rsid w:val="00A5447B"/>
    <w:rsid w:val="00A55F6D"/>
    <w:rsid w:val="00A6096D"/>
    <w:rsid w:val="00A6585F"/>
    <w:rsid w:val="00A71208"/>
    <w:rsid w:val="00A73A7B"/>
    <w:rsid w:val="00A83730"/>
    <w:rsid w:val="00A83AC8"/>
    <w:rsid w:val="00A856C3"/>
    <w:rsid w:val="00A87563"/>
    <w:rsid w:val="00A95167"/>
    <w:rsid w:val="00A95E04"/>
    <w:rsid w:val="00A96BE7"/>
    <w:rsid w:val="00A9763B"/>
    <w:rsid w:val="00AA21C6"/>
    <w:rsid w:val="00AA4F76"/>
    <w:rsid w:val="00AA6680"/>
    <w:rsid w:val="00AB0611"/>
    <w:rsid w:val="00AB1E0B"/>
    <w:rsid w:val="00AB25C0"/>
    <w:rsid w:val="00AB6C7F"/>
    <w:rsid w:val="00AB7638"/>
    <w:rsid w:val="00AB77F4"/>
    <w:rsid w:val="00AB7CA0"/>
    <w:rsid w:val="00AC4DC6"/>
    <w:rsid w:val="00AC5867"/>
    <w:rsid w:val="00AD0535"/>
    <w:rsid w:val="00AD2190"/>
    <w:rsid w:val="00AD2EEC"/>
    <w:rsid w:val="00AD5675"/>
    <w:rsid w:val="00AE5C0B"/>
    <w:rsid w:val="00AF3174"/>
    <w:rsid w:val="00AF3378"/>
    <w:rsid w:val="00AF39B3"/>
    <w:rsid w:val="00AF4C72"/>
    <w:rsid w:val="00AF5277"/>
    <w:rsid w:val="00AF5316"/>
    <w:rsid w:val="00AF7812"/>
    <w:rsid w:val="00AF7962"/>
    <w:rsid w:val="00B031D3"/>
    <w:rsid w:val="00B0483A"/>
    <w:rsid w:val="00B07C8B"/>
    <w:rsid w:val="00B07C96"/>
    <w:rsid w:val="00B102D4"/>
    <w:rsid w:val="00B12D2A"/>
    <w:rsid w:val="00B14FE2"/>
    <w:rsid w:val="00B17EE5"/>
    <w:rsid w:val="00B27BAC"/>
    <w:rsid w:val="00B30836"/>
    <w:rsid w:val="00B323E6"/>
    <w:rsid w:val="00B368BD"/>
    <w:rsid w:val="00B43ABD"/>
    <w:rsid w:val="00B4788C"/>
    <w:rsid w:val="00B47D4C"/>
    <w:rsid w:val="00B503B3"/>
    <w:rsid w:val="00B53F09"/>
    <w:rsid w:val="00B56FAF"/>
    <w:rsid w:val="00B572DE"/>
    <w:rsid w:val="00B573B8"/>
    <w:rsid w:val="00B72F9B"/>
    <w:rsid w:val="00B73C01"/>
    <w:rsid w:val="00B74FFC"/>
    <w:rsid w:val="00B75FCB"/>
    <w:rsid w:val="00B81B35"/>
    <w:rsid w:val="00B95A73"/>
    <w:rsid w:val="00B96CF1"/>
    <w:rsid w:val="00BA6318"/>
    <w:rsid w:val="00BB1DFC"/>
    <w:rsid w:val="00BB1F20"/>
    <w:rsid w:val="00BB5243"/>
    <w:rsid w:val="00BC0E3E"/>
    <w:rsid w:val="00BC274C"/>
    <w:rsid w:val="00BC3BCB"/>
    <w:rsid w:val="00BC65B7"/>
    <w:rsid w:val="00BC7069"/>
    <w:rsid w:val="00BC707E"/>
    <w:rsid w:val="00BD0615"/>
    <w:rsid w:val="00BD4353"/>
    <w:rsid w:val="00BE2FC3"/>
    <w:rsid w:val="00BE54CB"/>
    <w:rsid w:val="00BE7C7F"/>
    <w:rsid w:val="00BF1D20"/>
    <w:rsid w:val="00BF519E"/>
    <w:rsid w:val="00BF6135"/>
    <w:rsid w:val="00C01ED4"/>
    <w:rsid w:val="00C031D4"/>
    <w:rsid w:val="00C06D31"/>
    <w:rsid w:val="00C10987"/>
    <w:rsid w:val="00C131D4"/>
    <w:rsid w:val="00C140C1"/>
    <w:rsid w:val="00C14D0E"/>
    <w:rsid w:val="00C17E29"/>
    <w:rsid w:val="00C2039A"/>
    <w:rsid w:val="00C2163C"/>
    <w:rsid w:val="00C22C99"/>
    <w:rsid w:val="00C2653B"/>
    <w:rsid w:val="00C32866"/>
    <w:rsid w:val="00C3406C"/>
    <w:rsid w:val="00C34D33"/>
    <w:rsid w:val="00C40A43"/>
    <w:rsid w:val="00C40F51"/>
    <w:rsid w:val="00C40FEE"/>
    <w:rsid w:val="00C41E12"/>
    <w:rsid w:val="00C427B9"/>
    <w:rsid w:val="00C45640"/>
    <w:rsid w:val="00C45BC8"/>
    <w:rsid w:val="00C51027"/>
    <w:rsid w:val="00C61CEB"/>
    <w:rsid w:val="00C62E59"/>
    <w:rsid w:val="00C72B12"/>
    <w:rsid w:val="00C7677E"/>
    <w:rsid w:val="00C7765B"/>
    <w:rsid w:val="00C77E2B"/>
    <w:rsid w:val="00C8605C"/>
    <w:rsid w:val="00C911DB"/>
    <w:rsid w:val="00C9393C"/>
    <w:rsid w:val="00C94EC0"/>
    <w:rsid w:val="00C975AB"/>
    <w:rsid w:val="00CB3E9E"/>
    <w:rsid w:val="00CB4379"/>
    <w:rsid w:val="00CB4A72"/>
    <w:rsid w:val="00CC2231"/>
    <w:rsid w:val="00CC52BF"/>
    <w:rsid w:val="00CC5D40"/>
    <w:rsid w:val="00CC6119"/>
    <w:rsid w:val="00CC6B95"/>
    <w:rsid w:val="00CD00D8"/>
    <w:rsid w:val="00CD1007"/>
    <w:rsid w:val="00CD1CAE"/>
    <w:rsid w:val="00CE04E3"/>
    <w:rsid w:val="00CE5111"/>
    <w:rsid w:val="00CE6FA7"/>
    <w:rsid w:val="00CF0038"/>
    <w:rsid w:val="00CF04A4"/>
    <w:rsid w:val="00CF1C7A"/>
    <w:rsid w:val="00CF7367"/>
    <w:rsid w:val="00D0086B"/>
    <w:rsid w:val="00D01689"/>
    <w:rsid w:val="00D01B77"/>
    <w:rsid w:val="00D03B9B"/>
    <w:rsid w:val="00D07AED"/>
    <w:rsid w:val="00D10524"/>
    <w:rsid w:val="00D10A9C"/>
    <w:rsid w:val="00D1292E"/>
    <w:rsid w:val="00D14855"/>
    <w:rsid w:val="00D1491E"/>
    <w:rsid w:val="00D1667B"/>
    <w:rsid w:val="00D16FE2"/>
    <w:rsid w:val="00D211EA"/>
    <w:rsid w:val="00D22847"/>
    <w:rsid w:val="00D25409"/>
    <w:rsid w:val="00D30466"/>
    <w:rsid w:val="00D32A32"/>
    <w:rsid w:val="00D3630A"/>
    <w:rsid w:val="00D40A8D"/>
    <w:rsid w:val="00D4400C"/>
    <w:rsid w:val="00D47F28"/>
    <w:rsid w:val="00D5195D"/>
    <w:rsid w:val="00D66495"/>
    <w:rsid w:val="00D7193A"/>
    <w:rsid w:val="00D751E7"/>
    <w:rsid w:val="00D75FBB"/>
    <w:rsid w:val="00D76A4F"/>
    <w:rsid w:val="00D804CC"/>
    <w:rsid w:val="00D811C1"/>
    <w:rsid w:val="00D81378"/>
    <w:rsid w:val="00D82A3F"/>
    <w:rsid w:val="00D83913"/>
    <w:rsid w:val="00D9106C"/>
    <w:rsid w:val="00D94275"/>
    <w:rsid w:val="00D9633B"/>
    <w:rsid w:val="00D966F3"/>
    <w:rsid w:val="00DA01EC"/>
    <w:rsid w:val="00DA01EF"/>
    <w:rsid w:val="00DA4E58"/>
    <w:rsid w:val="00DA50D2"/>
    <w:rsid w:val="00DA6737"/>
    <w:rsid w:val="00DA747E"/>
    <w:rsid w:val="00DB34DB"/>
    <w:rsid w:val="00DB3866"/>
    <w:rsid w:val="00DB5AF2"/>
    <w:rsid w:val="00DD2256"/>
    <w:rsid w:val="00DD4C38"/>
    <w:rsid w:val="00DD5ACF"/>
    <w:rsid w:val="00DE0E6C"/>
    <w:rsid w:val="00DE3BD0"/>
    <w:rsid w:val="00DE5FCB"/>
    <w:rsid w:val="00DE710F"/>
    <w:rsid w:val="00DF122A"/>
    <w:rsid w:val="00DF1BB4"/>
    <w:rsid w:val="00DF7163"/>
    <w:rsid w:val="00DF747B"/>
    <w:rsid w:val="00E03854"/>
    <w:rsid w:val="00E13254"/>
    <w:rsid w:val="00E159E6"/>
    <w:rsid w:val="00E15E6F"/>
    <w:rsid w:val="00E15E8D"/>
    <w:rsid w:val="00E17C80"/>
    <w:rsid w:val="00E20939"/>
    <w:rsid w:val="00E27108"/>
    <w:rsid w:val="00E2745A"/>
    <w:rsid w:val="00E46078"/>
    <w:rsid w:val="00E54A4A"/>
    <w:rsid w:val="00E5624A"/>
    <w:rsid w:val="00E572BD"/>
    <w:rsid w:val="00E57BD9"/>
    <w:rsid w:val="00E61B06"/>
    <w:rsid w:val="00E62A6A"/>
    <w:rsid w:val="00E8309B"/>
    <w:rsid w:val="00E85B46"/>
    <w:rsid w:val="00E9176C"/>
    <w:rsid w:val="00E93028"/>
    <w:rsid w:val="00E96309"/>
    <w:rsid w:val="00E97521"/>
    <w:rsid w:val="00EA2B0A"/>
    <w:rsid w:val="00EB2E50"/>
    <w:rsid w:val="00EB376D"/>
    <w:rsid w:val="00EB7EB6"/>
    <w:rsid w:val="00EC1876"/>
    <w:rsid w:val="00ED06DB"/>
    <w:rsid w:val="00ED48EA"/>
    <w:rsid w:val="00ED5229"/>
    <w:rsid w:val="00ED5364"/>
    <w:rsid w:val="00EE6C72"/>
    <w:rsid w:val="00EF385D"/>
    <w:rsid w:val="00EF38A3"/>
    <w:rsid w:val="00EF7114"/>
    <w:rsid w:val="00F0136B"/>
    <w:rsid w:val="00F0275A"/>
    <w:rsid w:val="00F064CE"/>
    <w:rsid w:val="00F06D7C"/>
    <w:rsid w:val="00F101B1"/>
    <w:rsid w:val="00F122A4"/>
    <w:rsid w:val="00F14B22"/>
    <w:rsid w:val="00F20499"/>
    <w:rsid w:val="00F2398E"/>
    <w:rsid w:val="00F24D72"/>
    <w:rsid w:val="00F252F4"/>
    <w:rsid w:val="00F253DD"/>
    <w:rsid w:val="00F27897"/>
    <w:rsid w:val="00F3323D"/>
    <w:rsid w:val="00F33D0A"/>
    <w:rsid w:val="00F375DB"/>
    <w:rsid w:val="00F40C4E"/>
    <w:rsid w:val="00F42E84"/>
    <w:rsid w:val="00F52861"/>
    <w:rsid w:val="00F540FC"/>
    <w:rsid w:val="00F561B0"/>
    <w:rsid w:val="00F639BA"/>
    <w:rsid w:val="00F65C36"/>
    <w:rsid w:val="00F72C19"/>
    <w:rsid w:val="00F73A6D"/>
    <w:rsid w:val="00F80D0D"/>
    <w:rsid w:val="00F818A0"/>
    <w:rsid w:val="00F87CAD"/>
    <w:rsid w:val="00F87F04"/>
    <w:rsid w:val="00F913BD"/>
    <w:rsid w:val="00F91697"/>
    <w:rsid w:val="00F956CC"/>
    <w:rsid w:val="00FA1436"/>
    <w:rsid w:val="00FA1C70"/>
    <w:rsid w:val="00FA296B"/>
    <w:rsid w:val="00FA4F77"/>
    <w:rsid w:val="00FA608F"/>
    <w:rsid w:val="00FB1FAB"/>
    <w:rsid w:val="00FB4BBA"/>
    <w:rsid w:val="00FB4FCE"/>
    <w:rsid w:val="00FD1FFA"/>
    <w:rsid w:val="00FD6C2C"/>
    <w:rsid w:val="00FE0E90"/>
    <w:rsid w:val="00FE32BB"/>
    <w:rsid w:val="00FE371F"/>
    <w:rsid w:val="00FE4841"/>
    <w:rsid w:val="00FE524A"/>
    <w:rsid w:val="00FE56B2"/>
    <w:rsid w:val="00FF0B66"/>
    <w:rsid w:val="00FF4D99"/>
    <w:rsid w:val="00FF532C"/>
    <w:rsid w:val="01983CA7"/>
    <w:rsid w:val="04D17711"/>
    <w:rsid w:val="06670810"/>
    <w:rsid w:val="08C021B9"/>
    <w:rsid w:val="0AB34668"/>
    <w:rsid w:val="0AD33A8C"/>
    <w:rsid w:val="0D443C33"/>
    <w:rsid w:val="0DB53B74"/>
    <w:rsid w:val="0F3B33B5"/>
    <w:rsid w:val="116125E6"/>
    <w:rsid w:val="1217343D"/>
    <w:rsid w:val="15DD12E4"/>
    <w:rsid w:val="17C74514"/>
    <w:rsid w:val="1FA80CFB"/>
    <w:rsid w:val="1FFE5062"/>
    <w:rsid w:val="21B55448"/>
    <w:rsid w:val="25AF4A67"/>
    <w:rsid w:val="28E05948"/>
    <w:rsid w:val="293200D6"/>
    <w:rsid w:val="29806A2A"/>
    <w:rsid w:val="2C26753D"/>
    <w:rsid w:val="2CAF0800"/>
    <w:rsid w:val="2CB827B2"/>
    <w:rsid w:val="2DA35BFE"/>
    <w:rsid w:val="2F7E00B8"/>
    <w:rsid w:val="31C00DA6"/>
    <w:rsid w:val="326776D0"/>
    <w:rsid w:val="536B4C1F"/>
    <w:rsid w:val="56416B3D"/>
    <w:rsid w:val="56AF6690"/>
    <w:rsid w:val="5C7E4173"/>
    <w:rsid w:val="5ED930E0"/>
    <w:rsid w:val="6368244F"/>
    <w:rsid w:val="650F58AC"/>
    <w:rsid w:val="651B6927"/>
    <w:rsid w:val="6786020E"/>
    <w:rsid w:val="680C7564"/>
    <w:rsid w:val="6938470E"/>
    <w:rsid w:val="6E7A6CE8"/>
    <w:rsid w:val="6EF246B2"/>
    <w:rsid w:val="73101846"/>
    <w:rsid w:val="7434021C"/>
    <w:rsid w:val="775B0F2D"/>
    <w:rsid w:val="77E55195"/>
    <w:rsid w:val="7F2056A7"/>
    <w:rsid w:val="F37EFDEF"/>
    <w:rsid w:val="F9D5DA4B"/>
    <w:rsid w:val="FE7B5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24BA35"/>
  <w15:docId w15:val="{6C4DC674-2A11-8F4A-B629-596650BC0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D40"/>
    <w:rPr>
      <w:rFonts w:eastAsiaTheme="minorEastAsia"/>
      <w:sz w:val="24"/>
      <w:szCs w:val="24"/>
    </w:rPr>
  </w:style>
  <w:style w:type="paragraph" w:styleId="Heading1">
    <w:name w:val="heading 1"/>
    <w:basedOn w:val="Normal"/>
    <w:next w:val="Normal"/>
    <w:link w:val="Heading1Char"/>
    <w:uiPriority w:val="99"/>
    <w:qFormat/>
    <w:pPr>
      <w:spacing w:before="480"/>
      <w:contextualSpacing/>
      <w:outlineLvl w:val="0"/>
    </w:pPr>
    <w:rPr>
      <w:rFonts w:ascii="Verdana" w:eastAsia="SimHei" w:hAnsi="Verdana"/>
      <w:b/>
      <w:bCs/>
      <w:szCs w:val="28"/>
      <w:lang w:eastAsia="en-US"/>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qFormat/>
    <w:pPr>
      <w:keepNext/>
      <w:tabs>
        <w:tab w:val="left" w:pos="720"/>
      </w:tabs>
      <w:spacing w:before="240" w:after="60"/>
      <w:ind w:left="720" w:hanging="720"/>
      <w:outlineLvl w:val="2"/>
    </w:pPr>
    <w:rPr>
      <w:rFonts w:ascii="Arial" w:eastAsia="SimSun" w:hAnsi="Arial" w:cs="Arial"/>
      <w:b/>
      <w:bCs/>
      <w:sz w:val="26"/>
      <w:szCs w:val="26"/>
      <w:lang w:eastAsia="en-US"/>
    </w:rPr>
  </w:style>
  <w:style w:type="paragraph" w:styleId="Heading4">
    <w:name w:val="heading 4"/>
    <w:basedOn w:val="Normal"/>
    <w:next w:val="Normal"/>
    <w:link w:val="Heading4Char"/>
    <w:qFormat/>
    <w:pPr>
      <w:keepNext/>
      <w:tabs>
        <w:tab w:val="left" w:pos="864"/>
      </w:tabs>
      <w:spacing w:before="240" w:after="60"/>
      <w:ind w:left="864" w:hanging="864"/>
      <w:outlineLvl w:val="3"/>
    </w:pPr>
    <w:rPr>
      <w:rFonts w:eastAsia="SimSun"/>
      <w:b/>
      <w:bCs/>
      <w:sz w:val="28"/>
      <w:szCs w:val="28"/>
      <w:lang w:eastAsia="en-US"/>
    </w:rPr>
  </w:style>
  <w:style w:type="paragraph" w:styleId="Heading5">
    <w:name w:val="heading 5"/>
    <w:basedOn w:val="Normal"/>
    <w:next w:val="Normal"/>
    <w:link w:val="Heading5Char"/>
    <w:qFormat/>
    <w:pPr>
      <w:tabs>
        <w:tab w:val="left" w:pos="1008"/>
      </w:tabs>
      <w:spacing w:before="240" w:after="60"/>
      <w:ind w:left="1008" w:hanging="1008"/>
      <w:outlineLvl w:val="4"/>
    </w:pPr>
    <w:rPr>
      <w:rFonts w:eastAsia="SimSun"/>
      <w:b/>
      <w:bCs/>
      <w:i/>
      <w:iCs/>
      <w:sz w:val="26"/>
      <w:szCs w:val="26"/>
      <w:lang w:eastAsia="en-US"/>
    </w:rPr>
  </w:style>
  <w:style w:type="paragraph" w:styleId="Heading6">
    <w:name w:val="heading 6"/>
    <w:basedOn w:val="Normal"/>
    <w:next w:val="Normal"/>
    <w:link w:val="Heading6Char"/>
    <w:qFormat/>
    <w:pPr>
      <w:tabs>
        <w:tab w:val="left" w:pos="1152"/>
      </w:tabs>
      <w:spacing w:before="240" w:after="60"/>
      <w:ind w:left="1152" w:hanging="1152"/>
      <w:outlineLvl w:val="5"/>
    </w:pPr>
    <w:rPr>
      <w:rFonts w:eastAsia="SimSun"/>
      <w:b/>
      <w:bCs/>
      <w:sz w:val="22"/>
      <w:lang w:eastAsia="en-US"/>
    </w:rPr>
  </w:style>
  <w:style w:type="paragraph" w:styleId="Heading7">
    <w:name w:val="heading 7"/>
    <w:basedOn w:val="Normal"/>
    <w:next w:val="Normal"/>
    <w:link w:val="Heading7Char"/>
    <w:qFormat/>
    <w:pPr>
      <w:tabs>
        <w:tab w:val="left" w:pos="1296"/>
      </w:tabs>
      <w:spacing w:before="240" w:after="60"/>
      <w:ind w:left="1296" w:hanging="1296"/>
      <w:outlineLvl w:val="6"/>
    </w:pPr>
    <w:rPr>
      <w:rFonts w:eastAsia="SimSun"/>
      <w:lang w:eastAsia="en-US"/>
    </w:rPr>
  </w:style>
  <w:style w:type="paragraph" w:styleId="Heading8">
    <w:name w:val="heading 8"/>
    <w:basedOn w:val="Normal"/>
    <w:next w:val="Normal"/>
    <w:link w:val="Heading8Char"/>
    <w:qFormat/>
    <w:pPr>
      <w:tabs>
        <w:tab w:val="left" w:pos="1440"/>
      </w:tabs>
      <w:spacing w:before="240" w:after="60"/>
      <w:ind w:left="1440" w:hanging="1440"/>
      <w:outlineLvl w:val="7"/>
    </w:pPr>
    <w:rPr>
      <w:rFonts w:eastAsia="SimSun"/>
      <w:i/>
      <w:iCs/>
      <w:lang w:eastAsia="en-US"/>
    </w:rPr>
  </w:style>
  <w:style w:type="paragraph" w:styleId="Heading9">
    <w:name w:val="heading 9"/>
    <w:basedOn w:val="Normal"/>
    <w:next w:val="Normal"/>
    <w:link w:val="Heading9Char"/>
    <w:qFormat/>
    <w:pPr>
      <w:tabs>
        <w:tab w:val="left" w:pos="1584"/>
      </w:tabs>
      <w:spacing w:before="240" w:after="60"/>
      <w:ind w:left="1584" w:hanging="1584"/>
      <w:outlineLvl w:val="8"/>
    </w:pPr>
    <w:rPr>
      <w:rFonts w:ascii="Arial" w:eastAsia="SimSun" w:hAnsi="Arial" w:cs="Arial"/>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qFormat/>
    <w:rPr>
      <w:rFonts w:ascii="SimSun" w:eastAsia="SimSun"/>
    </w:rPr>
  </w:style>
  <w:style w:type="paragraph" w:styleId="CommentText">
    <w:name w:val="annotation text"/>
    <w:basedOn w:val="Normal"/>
    <w:link w:val="CommentTextChar"/>
    <w:uiPriority w:val="99"/>
    <w:semiHidden/>
    <w:unhideWhenUsed/>
    <w:qFormat/>
  </w:style>
  <w:style w:type="paragraph" w:styleId="BodyText">
    <w:name w:val="Body Text"/>
    <w:basedOn w:val="Normal"/>
    <w:link w:val="BodyTextChar"/>
    <w:qFormat/>
    <w:rPr>
      <w:rFonts w:ascii="Arial" w:eastAsia="SimSun" w:hAnsi="Arial"/>
      <w:color w:val="000000"/>
      <w:sz w:val="20"/>
      <w:szCs w:val="20"/>
      <w:lang w:eastAsia="en-US"/>
    </w:r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uiPriority w:val="99"/>
    <w:qFormat/>
    <w:pPr>
      <w:tabs>
        <w:tab w:val="center" w:pos="4153"/>
        <w:tab w:val="right" w:pos="8306"/>
      </w:tabs>
    </w:pPr>
  </w:style>
  <w:style w:type="paragraph" w:styleId="NormalWeb">
    <w:name w:val="Normal (Web)"/>
    <w:basedOn w:val="Normal"/>
    <w:uiPriority w:val="99"/>
    <w:semiHidden/>
    <w:unhideWhenUsed/>
    <w:qFormat/>
    <w:pPr>
      <w:spacing w:before="100" w:beforeAutospacing="1" w:after="100" w:afterAutospacing="1"/>
    </w:pPr>
    <w:rPr>
      <w:rFonts w:ascii="SimSun" w:eastAsia="SimSun" w:hAnsi="SimSun" w:cs="SimSun"/>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styleId="CommentReference">
    <w:name w:val="annotation reference"/>
    <w:basedOn w:val="DefaultParagraphFont"/>
    <w:uiPriority w:val="99"/>
    <w:semiHidden/>
    <w:unhideWhenUsed/>
    <w:qFormat/>
    <w:rPr>
      <w:sz w:val="21"/>
      <w:szCs w:val="21"/>
    </w:rPr>
  </w:style>
  <w:style w:type="character" w:customStyle="1" w:styleId="Heading1Char">
    <w:name w:val="Heading 1 Char"/>
    <w:basedOn w:val="DefaultParagraphFont"/>
    <w:link w:val="Heading1"/>
    <w:uiPriority w:val="99"/>
    <w:qFormat/>
    <w:locked/>
    <w:rPr>
      <w:rFonts w:ascii="Verdana" w:eastAsia="SimHei" w:hAnsi="Verdana" w:cs="Times New Roman"/>
      <w:b/>
      <w:bCs/>
      <w:kern w:val="0"/>
      <w:sz w:val="28"/>
      <w:szCs w:val="28"/>
      <w:lang w:val="zh-CN" w:eastAsia="en-US"/>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paragraph" w:customStyle="1" w:styleId="CM1">
    <w:name w:val="CM1"/>
    <w:basedOn w:val="Default"/>
    <w:next w:val="Default"/>
    <w:uiPriority w:val="99"/>
    <w:qFormat/>
    <w:rPr>
      <w:color w:val="auto"/>
    </w:rPr>
  </w:style>
  <w:style w:type="paragraph" w:customStyle="1" w:styleId="CM5">
    <w:name w:val="CM5"/>
    <w:basedOn w:val="Default"/>
    <w:next w:val="Default"/>
    <w:uiPriority w:val="99"/>
    <w:qFormat/>
    <w:rPr>
      <w:color w:val="auto"/>
    </w:rPr>
  </w:style>
  <w:style w:type="paragraph" w:customStyle="1" w:styleId="CM2">
    <w:name w:val="CM2"/>
    <w:basedOn w:val="Default"/>
    <w:next w:val="Default"/>
    <w:uiPriority w:val="99"/>
    <w:qFormat/>
    <w:pPr>
      <w:spacing w:line="196" w:lineRule="atLeast"/>
    </w:pPr>
    <w:rPr>
      <w:color w:val="auto"/>
    </w:rPr>
  </w:style>
  <w:style w:type="paragraph" w:customStyle="1" w:styleId="CM3">
    <w:name w:val="CM3"/>
    <w:basedOn w:val="Default"/>
    <w:next w:val="Default"/>
    <w:uiPriority w:val="99"/>
    <w:qFormat/>
    <w:pPr>
      <w:spacing w:line="193" w:lineRule="atLeast"/>
    </w:pPr>
    <w:rPr>
      <w:color w:val="auto"/>
    </w:rPr>
  </w:style>
  <w:style w:type="paragraph" w:customStyle="1" w:styleId="CM6">
    <w:name w:val="CM6"/>
    <w:basedOn w:val="Default"/>
    <w:next w:val="Default"/>
    <w:uiPriority w:val="99"/>
    <w:qFormat/>
    <w:rPr>
      <w:color w:val="auto"/>
    </w:rPr>
  </w:style>
  <w:style w:type="paragraph" w:customStyle="1" w:styleId="CM4">
    <w:name w:val="CM4"/>
    <w:basedOn w:val="Default"/>
    <w:next w:val="Default"/>
    <w:uiPriority w:val="99"/>
    <w:qFormat/>
    <w:rPr>
      <w:color w:val="auto"/>
    </w:rPr>
  </w:style>
  <w:style w:type="paragraph" w:customStyle="1" w:styleId="CM7">
    <w:name w:val="CM7"/>
    <w:basedOn w:val="Default"/>
    <w:next w:val="Default"/>
    <w:uiPriority w:val="99"/>
    <w:qFormat/>
    <w:rPr>
      <w:color w:val="auto"/>
    </w:rPr>
  </w:style>
  <w:style w:type="paragraph" w:customStyle="1" w:styleId="1">
    <w:name w:val="页眉1"/>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1"/>
    <w:uiPriority w:val="99"/>
    <w:qFormat/>
    <w:locked/>
    <w:rPr>
      <w:rFonts w:cs="Times New Roman"/>
      <w:sz w:val="18"/>
      <w:szCs w:val="18"/>
    </w:rPr>
  </w:style>
  <w:style w:type="paragraph" w:customStyle="1" w:styleId="10">
    <w:name w:val="页脚1"/>
    <w:basedOn w:val="Normal"/>
    <w:link w:val="Char0"/>
    <w:uiPriority w:val="99"/>
    <w:unhideWhenUsed/>
    <w:qFormat/>
    <w:pPr>
      <w:tabs>
        <w:tab w:val="center" w:pos="4153"/>
        <w:tab w:val="right" w:pos="8306"/>
      </w:tabs>
      <w:snapToGrid w:val="0"/>
    </w:pPr>
    <w:rPr>
      <w:sz w:val="18"/>
      <w:szCs w:val="18"/>
    </w:rPr>
  </w:style>
  <w:style w:type="character" w:customStyle="1" w:styleId="Char0">
    <w:name w:val="页脚 Char"/>
    <w:basedOn w:val="DefaultParagraphFont"/>
    <w:link w:val="10"/>
    <w:uiPriority w:val="99"/>
    <w:qFormat/>
    <w:locked/>
    <w:rPr>
      <w:rFonts w:cs="Times New Roman"/>
      <w:sz w:val="18"/>
      <w:szCs w:val="18"/>
    </w:rPr>
  </w:style>
  <w:style w:type="paragraph" w:styleId="ListParagraph">
    <w:name w:val="List Paragraph"/>
    <w:basedOn w:val="Normal"/>
    <w:link w:val="ListParagraphChar"/>
    <w:uiPriority w:val="34"/>
    <w:qFormat/>
    <w:pPr>
      <w:spacing w:after="200"/>
      <w:ind w:left="720"/>
      <w:contextualSpacing/>
    </w:pPr>
    <w:rPr>
      <w:rFonts w:ascii="Verdana" w:hAnsi="Verdana"/>
      <w:sz w:val="20"/>
      <w:szCs w:val="20"/>
      <w:lang w:eastAsia="en-US"/>
    </w:rPr>
  </w:style>
  <w:style w:type="character" w:customStyle="1" w:styleId="BalloonTextChar">
    <w:name w:val="Balloon Text Char"/>
    <w:basedOn w:val="DefaultParagraphFont"/>
    <w:link w:val="BalloonText"/>
    <w:uiPriority w:val="99"/>
    <w:semiHidden/>
    <w:qFormat/>
    <w:rPr>
      <w:sz w:val="18"/>
      <w:szCs w:val="18"/>
    </w:rPr>
  </w:style>
  <w:style w:type="paragraph" w:customStyle="1" w:styleId="CM19">
    <w:name w:val="CM19"/>
    <w:basedOn w:val="Default"/>
    <w:next w:val="Default"/>
    <w:uiPriority w:val="99"/>
    <w:qFormat/>
    <w:pPr>
      <w:spacing w:after="245"/>
    </w:pPr>
    <w:rPr>
      <w:rFonts w:ascii="ST Song" w:eastAsia="ST Song" w:hAnsiTheme="minorHAnsi" w:cstheme="minorBidi"/>
      <w:color w:val="auto"/>
    </w:rPr>
  </w:style>
  <w:style w:type="paragraph" w:customStyle="1" w:styleId="CM12">
    <w:name w:val="CM12"/>
    <w:basedOn w:val="Default"/>
    <w:next w:val="Default"/>
    <w:uiPriority w:val="99"/>
    <w:qFormat/>
    <w:pPr>
      <w:spacing w:line="240" w:lineRule="atLeast"/>
    </w:pPr>
    <w:rPr>
      <w:rFonts w:ascii="ST Song" w:eastAsia="ST Song" w:hAnsiTheme="minorHAnsi" w:cstheme="minorBidi"/>
      <w:color w:val="auto"/>
    </w:rPr>
  </w:style>
  <w:style w:type="paragraph" w:customStyle="1" w:styleId="CM14">
    <w:name w:val="CM14"/>
    <w:basedOn w:val="Default"/>
    <w:next w:val="Default"/>
    <w:uiPriority w:val="99"/>
    <w:qFormat/>
    <w:pPr>
      <w:spacing w:line="240" w:lineRule="atLeast"/>
    </w:pPr>
    <w:rPr>
      <w:rFonts w:ascii="ST Song" w:eastAsia="ST Song" w:hAnsiTheme="minorHAnsi" w:cstheme="minorBidi"/>
      <w:color w:val="auto"/>
    </w:rPr>
  </w:style>
  <w:style w:type="paragraph" w:customStyle="1" w:styleId="CM15">
    <w:name w:val="CM15"/>
    <w:basedOn w:val="Default"/>
    <w:next w:val="Default"/>
    <w:uiPriority w:val="99"/>
    <w:qFormat/>
    <w:pPr>
      <w:spacing w:line="240" w:lineRule="atLeast"/>
    </w:pPr>
    <w:rPr>
      <w:rFonts w:ascii="ST Song" w:eastAsia="ST Song" w:hAnsiTheme="minorHAnsi" w:cstheme="minorBidi"/>
      <w:color w:val="auto"/>
    </w:rPr>
  </w:style>
  <w:style w:type="paragraph" w:customStyle="1" w:styleId="CM20">
    <w:name w:val="CM20"/>
    <w:basedOn w:val="Default"/>
    <w:next w:val="Default"/>
    <w:uiPriority w:val="99"/>
    <w:qFormat/>
    <w:pPr>
      <w:spacing w:after="783"/>
    </w:pPr>
    <w:rPr>
      <w:rFonts w:ascii="ST Song" w:eastAsia="ST Song" w:hAnsiTheme="minorHAnsi" w:cstheme="minorBidi"/>
      <w:color w:val="auto"/>
    </w:rPr>
  </w:style>
  <w:style w:type="paragraph" w:customStyle="1" w:styleId="CM21">
    <w:name w:val="CM21"/>
    <w:basedOn w:val="Default"/>
    <w:next w:val="Default"/>
    <w:uiPriority w:val="99"/>
    <w:qFormat/>
    <w:pPr>
      <w:spacing w:after="545"/>
    </w:pPr>
    <w:rPr>
      <w:rFonts w:ascii="ST Song" w:eastAsia="ST Song" w:hAnsiTheme="minorHAnsi" w:cstheme="minorBidi"/>
      <w:color w:val="auto"/>
    </w:rPr>
  </w:style>
  <w:style w:type="character" w:customStyle="1" w:styleId="st">
    <w:name w:val="st"/>
    <w:basedOn w:val="DefaultParagraphFont"/>
    <w:qFormat/>
  </w:style>
  <w:style w:type="character" w:customStyle="1" w:styleId="Heading3Char">
    <w:name w:val="Heading 3 Char"/>
    <w:basedOn w:val="DefaultParagraphFont"/>
    <w:link w:val="Heading3"/>
    <w:qFormat/>
    <w:rPr>
      <w:rFonts w:ascii="Arial" w:eastAsia="SimSun" w:hAnsi="Arial" w:cs="Arial"/>
      <w:b/>
      <w:bCs/>
      <w:kern w:val="0"/>
      <w:sz w:val="26"/>
      <w:szCs w:val="26"/>
      <w:lang w:eastAsia="en-US"/>
    </w:rPr>
  </w:style>
  <w:style w:type="character" w:customStyle="1" w:styleId="Heading4Char">
    <w:name w:val="Heading 4 Char"/>
    <w:basedOn w:val="DefaultParagraphFont"/>
    <w:link w:val="Heading4"/>
    <w:qFormat/>
    <w:rPr>
      <w:rFonts w:ascii="Times New Roman" w:eastAsia="SimSun" w:hAnsi="Times New Roman"/>
      <w:b/>
      <w:bCs/>
      <w:kern w:val="0"/>
      <w:sz w:val="28"/>
      <w:szCs w:val="28"/>
      <w:lang w:eastAsia="en-US"/>
    </w:rPr>
  </w:style>
  <w:style w:type="character" w:customStyle="1" w:styleId="Heading5Char">
    <w:name w:val="Heading 5 Char"/>
    <w:basedOn w:val="DefaultParagraphFont"/>
    <w:link w:val="Heading5"/>
    <w:qFormat/>
    <w:rPr>
      <w:rFonts w:ascii="Times New Roman" w:eastAsia="SimSun" w:hAnsi="Times New Roman"/>
      <w:b/>
      <w:bCs/>
      <w:i/>
      <w:iCs/>
      <w:kern w:val="0"/>
      <w:sz w:val="26"/>
      <w:szCs w:val="26"/>
      <w:lang w:eastAsia="en-US"/>
    </w:rPr>
  </w:style>
  <w:style w:type="character" w:customStyle="1" w:styleId="Heading6Char">
    <w:name w:val="Heading 6 Char"/>
    <w:basedOn w:val="DefaultParagraphFont"/>
    <w:link w:val="Heading6"/>
    <w:qFormat/>
    <w:rPr>
      <w:rFonts w:ascii="Times New Roman" w:eastAsia="SimSun" w:hAnsi="Times New Roman"/>
      <w:b/>
      <w:bCs/>
      <w:kern w:val="0"/>
      <w:sz w:val="22"/>
      <w:szCs w:val="22"/>
      <w:lang w:eastAsia="en-US"/>
    </w:rPr>
  </w:style>
  <w:style w:type="character" w:customStyle="1" w:styleId="Heading7Char">
    <w:name w:val="Heading 7 Char"/>
    <w:basedOn w:val="DefaultParagraphFont"/>
    <w:link w:val="Heading7"/>
    <w:qFormat/>
    <w:rPr>
      <w:rFonts w:ascii="Times New Roman" w:eastAsia="SimSun" w:hAnsi="Times New Roman"/>
      <w:kern w:val="0"/>
      <w:sz w:val="24"/>
      <w:szCs w:val="24"/>
      <w:lang w:eastAsia="en-US"/>
    </w:rPr>
  </w:style>
  <w:style w:type="character" w:customStyle="1" w:styleId="Heading8Char">
    <w:name w:val="Heading 8 Char"/>
    <w:basedOn w:val="DefaultParagraphFont"/>
    <w:link w:val="Heading8"/>
    <w:qFormat/>
    <w:rPr>
      <w:rFonts w:ascii="Times New Roman" w:eastAsia="SimSun" w:hAnsi="Times New Roman"/>
      <w:i/>
      <w:iCs/>
      <w:kern w:val="0"/>
      <w:sz w:val="24"/>
      <w:szCs w:val="24"/>
      <w:lang w:eastAsia="en-US"/>
    </w:rPr>
  </w:style>
  <w:style w:type="character" w:customStyle="1" w:styleId="Heading9Char">
    <w:name w:val="Heading 9 Char"/>
    <w:basedOn w:val="DefaultParagraphFont"/>
    <w:link w:val="Heading9"/>
    <w:qFormat/>
    <w:rPr>
      <w:rFonts w:ascii="Arial" w:eastAsia="SimSun" w:hAnsi="Arial" w:cs="Arial"/>
      <w:kern w:val="0"/>
      <w:sz w:val="22"/>
      <w:szCs w:val="22"/>
      <w:lang w:eastAsia="en-US"/>
    </w:rPr>
  </w:style>
  <w:style w:type="character" w:customStyle="1" w:styleId="BodyTextChar">
    <w:name w:val="Body Text Char"/>
    <w:basedOn w:val="DefaultParagraphFont"/>
    <w:link w:val="BodyText"/>
    <w:qFormat/>
    <w:rPr>
      <w:rFonts w:ascii="Arial" w:eastAsia="SimSun" w:hAnsi="Arial"/>
      <w:color w:val="000000"/>
      <w:kern w:val="0"/>
      <w:sz w:val="20"/>
      <w:szCs w:val="20"/>
      <w:lang w:eastAsia="en-US"/>
    </w:rPr>
  </w:style>
  <w:style w:type="paragraph" w:customStyle="1" w:styleId="StyleHeading2MetaNormal-Roman12pt">
    <w:name w:val="Style Heading 2 + MetaNormal-Roman 12 pt"/>
    <w:basedOn w:val="Heading2"/>
    <w:link w:val="StyleHeading2MetaNormal-Roman12ptCharChar"/>
    <w:qFormat/>
    <w:pPr>
      <w:keepLines w:val="0"/>
      <w:tabs>
        <w:tab w:val="left" w:pos="576"/>
      </w:tabs>
      <w:spacing w:before="240" w:after="60" w:line="240" w:lineRule="auto"/>
      <w:ind w:left="576"/>
    </w:pPr>
    <w:rPr>
      <w:rFonts w:ascii="MetaNormal-Roman" w:eastAsia="SimSun" w:hAnsi="MetaNormal-Roman" w:cs="Arial"/>
      <w:iCs/>
      <w:sz w:val="24"/>
      <w:szCs w:val="28"/>
      <w:lang w:eastAsia="en-US"/>
    </w:rPr>
  </w:style>
  <w:style w:type="character" w:customStyle="1" w:styleId="StyleHeading2MetaNormal-Roman12ptCharChar">
    <w:name w:val="Style Heading 2 + MetaNormal-Roman 12 pt Char Char"/>
    <w:basedOn w:val="Heading2Char"/>
    <w:link w:val="StyleHeading2MetaNormal-Roman12pt"/>
    <w:qFormat/>
    <w:rPr>
      <w:rFonts w:ascii="MetaNormal-Roman" w:eastAsia="SimSun" w:hAnsi="MetaNormal-Roman" w:cs="Arial"/>
      <w:b/>
      <w:bCs/>
      <w:iCs/>
      <w:kern w:val="0"/>
      <w:sz w:val="24"/>
      <w:szCs w:val="28"/>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sz w:val="32"/>
      <w:szCs w:val="32"/>
    </w:rPr>
  </w:style>
  <w:style w:type="character" w:customStyle="1" w:styleId="shorttext">
    <w:name w:val="short_text"/>
    <w:basedOn w:val="DefaultParagraphFont"/>
    <w:qFormat/>
  </w:style>
  <w:style w:type="character" w:customStyle="1" w:styleId="HeaderChar">
    <w:name w:val="Header Char"/>
    <w:basedOn w:val="DefaultParagraphFont"/>
    <w:link w:val="Header"/>
    <w:uiPriority w:val="99"/>
    <w:qFormat/>
    <w:rPr>
      <w:szCs w:val="22"/>
    </w:rPr>
  </w:style>
  <w:style w:type="character" w:customStyle="1" w:styleId="FooterChar">
    <w:name w:val="Footer Char"/>
    <w:basedOn w:val="DefaultParagraphFont"/>
    <w:link w:val="Footer"/>
    <w:uiPriority w:val="99"/>
    <w:qFormat/>
    <w:rPr>
      <w:szCs w:val="22"/>
    </w:rPr>
  </w:style>
  <w:style w:type="character" w:customStyle="1" w:styleId="DocumentMapChar">
    <w:name w:val="Document Map Char"/>
    <w:basedOn w:val="DefaultParagraphFont"/>
    <w:link w:val="DocumentMap"/>
    <w:uiPriority w:val="99"/>
    <w:semiHidden/>
    <w:qFormat/>
    <w:rPr>
      <w:rFonts w:ascii="SimSun" w:eastAsia="SimSun" w:hAnsi="Times New Roman"/>
      <w:kern w:val="0"/>
      <w:sz w:val="24"/>
      <w:szCs w:val="24"/>
    </w:rPr>
  </w:style>
  <w:style w:type="paragraph" w:customStyle="1" w:styleId="CM8">
    <w:name w:val="CM8"/>
    <w:basedOn w:val="Default"/>
    <w:next w:val="Default"/>
    <w:uiPriority w:val="99"/>
    <w:qFormat/>
    <w:pPr>
      <w:spacing w:after="243"/>
    </w:pPr>
    <w:rPr>
      <w:rFonts w:ascii="ST Song" w:eastAsia="ST Song" w:hAnsi="Calibri" w:cs="Times New Roman"/>
      <w:color w:val="auto"/>
    </w:rPr>
  </w:style>
  <w:style w:type="paragraph" w:customStyle="1" w:styleId="SAPContractBody">
    <w:name w:val="SAP_Contract_Body"/>
    <w:basedOn w:val="Normal"/>
    <w:qFormat/>
    <w:pPr>
      <w:spacing w:line="276" w:lineRule="auto"/>
      <w:jc w:val="both"/>
    </w:pPr>
    <w:rPr>
      <w:rFonts w:ascii="Verdana" w:eastAsia="Arial" w:hAnsi="Verdana" w:cs="Arial"/>
      <w:spacing w:val="1"/>
      <w:sz w:val="18"/>
      <w:szCs w:val="18"/>
      <w:lang w:eastAsia="en-US"/>
    </w:rPr>
  </w:style>
  <w:style w:type="character" w:customStyle="1" w:styleId="CommentTextChar">
    <w:name w:val="Comment Text Char"/>
    <w:basedOn w:val="DefaultParagraphFont"/>
    <w:link w:val="CommentText"/>
    <w:uiPriority w:val="99"/>
    <w:semiHidden/>
    <w:qFormat/>
    <w:rPr>
      <w:rFonts w:ascii="Times New Roman" w:hAnsi="Times New Roman"/>
      <w:kern w:val="0"/>
      <w:sz w:val="24"/>
      <w:szCs w:val="24"/>
    </w:rPr>
  </w:style>
  <w:style w:type="character" w:customStyle="1" w:styleId="CommentSubjectChar">
    <w:name w:val="Comment Subject Char"/>
    <w:basedOn w:val="CommentTextChar"/>
    <w:link w:val="CommentSubject"/>
    <w:uiPriority w:val="99"/>
    <w:semiHidden/>
    <w:qFormat/>
    <w:rPr>
      <w:rFonts w:ascii="Times New Roman" w:hAnsi="Times New Roman"/>
      <w:b/>
      <w:bCs/>
      <w:kern w:val="0"/>
      <w:sz w:val="24"/>
      <w:szCs w:val="24"/>
    </w:rPr>
  </w:style>
  <w:style w:type="paragraph" w:customStyle="1" w:styleId="SAPContractSectionLev1">
    <w:name w:val="SAP_Contract_Section_Lev_1"/>
    <w:basedOn w:val="Normal"/>
    <w:qFormat/>
    <w:pPr>
      <w:keepNext/>
      <w:numPr>
        <w:numId w:val="1"/>
      </w:numPr>
      <w:tabs>
        <w:tab w:val="left" w:pos="567"/>
        <w:tab w:val="left" w:pos="3119"/>
      </w:tabs>
      <w:spacing w:line="276" w:lineRule="auto"/>
      <w:jc w:val="both"/>
    </w:pPr>
    <w:rPr>
      <w:rFonts w:ascii="Verdana" w:eastAsia="Arial" w:hAnsi="Verdana" w:cs="Arial"/>
      <w:b/>
      <w:caps/>
      <w:sz w:val="18"/>
      <w:szCs w:val="18"/>
      <w:lang w:eastAsia="en-US"/>
    </w:rPr>
  </w:style>
  <w:style w:type="paragraph" w:customStyle="1" w:styleId="SAPContractSectionLev2">
    <w:name w:val="SAP_Contract_Section_Lev_2"/>
    <w:basedOn w:val="Normal"/>
    <w:qFormat/>
    <w:pPr>
      <w:keepNext/>
      <w:numPr>
        <w:ilvl w:val="1"/>
        <w:numId w:val="1"/>
      </w:numPr>
      <w:spacing w:line="276" w:lineRule="auto"/>
      <w:ind w:left="567"/>
      <w:jc w:val="both"/>
    </w:pPr>
    <w:rPr>
      <w:rFonts w:ascii="Verdana" w:eastAsia="Arial" w:hAnsi="Verdana" w:cs="Arial"/>
      <w:b/>
      <w:sz w:val="18"/>
      <w:szCs w:val="18"/>
      <w:lang w:eastAsia="en-US"/>
    </w:rPr>
  </w:style>
  <w:style w:type="paragraph" w:customStyle="1" w:styleId="SAPContractNumberedabc">
    <w:name w:val="SAP_Contract_Numbered_abc"/>
    <w:basedOn w:val="SAPContractSectionLev2"/>
    <w:qFormat/>
    <w:pPr>
      <w:keepNext w:val="0"/>
      <w:numPr>
        <w:ilvl w:val="0"/>
        <w:numId w:val="2"/>
      </w:numPr>
    </w:pPr>
    <w:rPr>
      <w:b w:val="0"/>
    </w:rPr>
  </w:style>
  <w:style w:type="paragraph" w:customStyle="1" w:styleId="11">
    <w:name w:val="修订1"/>
    <w:hidden/>
    <w:uiPriority w:val="99"/>
    <w:semiHidden/>
    <w:qFormat/>
    <w:rPr>
      <w:rFonts w:eastAsiaTheme="minorEastAsia"/>
      <w:sz w:val="24"/>
      <w:szCs w:val="24"/>
    </w:rPr>
  </w:style>
  <w:style w:type="paragraph" w:customStyle="1" w:styleId="p1">
    <w:name w:val="p1"/>
    <w:basedOn w:val="Normal"/>
    <w:qFormat/>
    <w:rPr>
      <w:rFonts w:ascii="Helvetica" w:eastAsia="Helvetica" w:hAnsi="Helvetica"/>
      <w:color w:val="3B3838"/>
      <w:sz w:val="21"/>
      <w:szCs w:val="21"/>
    </w:rPr>
  </w:style>
  <w:style w:type="character" w:customStyle="1" w:styleId="ListParagraphChar">
    <w:name w:val="List Paragraph Char"/>
    <w:basedOn w:val="DefaultParagraphFont"/>
    <w:link w:val="ListParagraph"/>
    <w:uiPriority w:val="34"/>
    <w:qFormat/>
    <w:rPr>
      <w:rFonts w:ascii="Verdana" w:eastAsiaTheme="minorEastAsia" w:hAnsi="Verdana"/>
      <w:lang w:eastAsia="en-US"/>
    </w:rPr>
  </w:style>
  <w:style w:type="character" w:customStyle="1" w:styleId="UnresolvedMention1">
    <w:name w:val="Unresolved Mention1"/>
    <w:basedOn w:val="DefaultParagraphFont"/>
    <w:uiPriority w:val="99"/>
    <w:semiHidden/>
    <w:unhideWhenUsed/>
    <w:rsid w:val="005A7D3B"/>
    <w:rPr>
      <w:color w:val="605E5C"/>
      <w:shd w:val="clear" w:color="auto" w:fill="E1DFDD"/>
    </w:rPr>
  </w:style>
  <w:style w:type="character" w:customStyle="1" w:styleId="apple-converted-space">
    <w:name w:val="apple-converted-space"/>
    <w:basedOn w:val="DefaultParagraphFont"/>
    <w:rsid w:val="006D0A73"/>
  </w:style>
  <w:style w:type="paragraph" w:styleId="Revision">
    <w:name w:val="Revision"/>
    <w:hidden/>
    <w:uiPriority w:val="99"/>
    <w:unhideWhenUsed/>
    <w:rsid w:val="009E78DB"/>
    <w:rPr>
      <w:rFonts w:eastAsiaTheme="minorEastAsia"/>
      <w:sz w:val="24"/>
      <w:szCs w:val="24"/>
    </w:rPr>
  </w:style>
  <w:style w:type="paragraph" w:customStyle="1" w:styleId="SAPContractBodyIndent">
    <w:name w:val="SAP_Contract_Body_Indent"/>
    <w:basedOn w:val="Normal"/>
    <w:qFormat/>
    <w:rsid w:val="007246CC"/>
    <w:pPr>
      <w:spacing w:line="276" w:lineRule="auto"/>
      <w:ind w:left="567"/>
      <w:jc w:val="both"/>
    </w:pPr>
    <w:rPr>
      <w:rFonts w:ascii="Verdana" w:eastAsia="Arial" w:hAnsi="Verdana" w:cs="Arial"/>
      <w:spacing w:val="1"/>
      <w:sz w:val="18"/>
      <w:szCs w:val="18"/>
      <w:lang w:eastAsia="en-US"/>
    </w:rPr>
  </w:style>
  <w:style w:type="paragraph" w:customStyle="1" w:styleId="12">
    <w:name w:val="列表段落1"/>
    <w:basedOn w:val="Normal"/>
    <w:rsid w:val="00D966F3"/>
    <w:pPr>
      <w:spacing w:before="100" w:beforeAutospacing="1" w:after="200"/>
      <w:ind w:left="720"/>
      <w:contextualSpacing/>
    </w:pPr>
    <w:rPr>
      <w:rFonts w:ascii="Verdana" w:eastAsia="SimSun"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pport@acloudear.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weslin.lv@acloudear.com" TargetMode="External"/><Relationship Id="rId4" Type="http://schemas.openxmlformats.org/officeDocument/2006/relationships/webSettings" Target="webSettings.xml"/><Relationship Id="rId9" Type="http://schemas.openxmlformats.org/officeDocument/2006/relationships/hyperlink" Target="mailto:shawn.huang@acloudear.com" TargetMode="Externa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2547</Words>
  <Characters>14521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Acloudear network technology co. ltd.</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tankler</dc:creator>
  <cp:lastModifiedBy>Weslin 吕</cp:lastModifiedBy>
  <cp:revision>15</cp:revision>
  <cp:lastPrinted>2023-10-14T03:27:00Z</cp:lastPrinted>
  <dcterms:created xsi:type="dcterms:W3CDTF">2026-04-30T03:16:00Z</dcterms:created>
  <dcterms:modified xsi:type="dcterms:W3CDTF">2026-04-30T04:01:00Z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2052-12.1.0.15120</vt:lpwstr>
  </property>
  <property fmtid="{D5CDD505-2E9C-101B-9397-08002B2CF9AE}" pid="4" name="ContentTypeId">
    <vt:lpwstr>0x010100F3589316D10A62448F4E373A94F2C926</vt:lpwstr>
  </property>
  <property fmtid="{D5CDD505-2E9C-101B-9397-08002B2CF9AE}" pid="5" name="ICV">
    <vt:lpwstr>F09C62337EB4C8160611BC63E2335282</vt:lpwstr>
  </property>
</Properties>
</file>